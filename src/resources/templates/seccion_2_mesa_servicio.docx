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AD1F" w14:textId="77777777" w:rsidR="006D17A7" w:rsidRPr="003C35C9" w:rsidRDefault="6A0079C7" w:rsidP="009B598F">
      <w:pPr>
        <w:pStyle w:val="Ttulo1"/>
        <w:numPr>
          <w:ilvl w:val="0"/>
          <w:numId w:val="5"/>
        </w:numPr>
        <w:ind w:left="720" w:hanging="720"/>
        <w:jc w:val="left"/>
        <w:rPr>
          <w:rFonts w:cs="Calibri"/>
          <w:lang w:val="es-CO"/>
        </w:rPr>
      </w:pPr>
      <w:bookmarkStart w:id="0" w:name="_Toc184308033"/>
      <w:bookmarkStart w:id="1" w:name="_Toc194682929"/>
      <w:bookmarkStart w:id="2" w:name="_Toc2138590386"/>
      <w:bookmarkStart w:id="3" w:name="_Toc115555378"/>
      <w:bookmarkStart w:id="4" w:name="_Toc1148740870"/>
      <w:bookmarkStart w:id="5" w:name="_Toc1280988277"/>
      <w:bookmarkStart w:id="6" w:name="_Toc213336052"/>
      <w:r w:rsidRPr="003C35C9">
        <w:rPr>
          <w:rFonts w:cs="Calibri"/>
          <w:lang w:val="es-CO"/>
        </w:rPr>
        <w:t>INFORME DE MESA DE SERVICIO</w:t>
      </w:r>
      <w:bookmarkEnd w:id="0"/>
      <w:bookmarkEnd w:id="1"/>
      <w:bookmarkEnd w:id="2"/>
      <w:bookmarkEnd w:id="3"/>
      <w:bookmarkEnd w:id="4"/>
      <w:bookmarkEnd w:id="5"/>
      <w:bookmarkEnd w:id="6"/>
    </w:p>
    <w:p w14:paraId="37654BAA" w14:textId="25E44171" w:rsidR="00E13097" w:rsidRPr="003C35C9" w:rsidRDefault="005044C0" w:rsidP="007B6E67">
      <w:pPr>
        <w:ind w:hanging="11"/>
        <w:jc w:val="both"/>
      </w:pPr>
      <w:r w:rsidRPr="003C35C9">
        <w:t xml:space="preserve">A continuación, se presenta un resumen detallado </w:t>
      </w:r>
      <w:r w:rsidR="00E13097" w:rsidRPr="003C35C9">
        <w:t xml:space="preserve">de las actividades realizadas por la mesa de servicio durante el mes de </w:t>
      </w:r>
      <w:proofErr w:type="gramStart"/>
      <w:r w:rsidR="00E13097" w:rsidRPr="003C35C9">
        <w:t>{{ mes</w:t>
      </w:r>
      <w:proofErr w:type="gramEnd"/>
      <w:r w:rsidR="00E13097" w:rsidRPr="003C35C9">
        <w:t xml:space="preserve"> }} del año </w:t>
      </w:r>
      <w:proofErr w:type="gramStart"/>
      <w:r w:rsidR="00E13097" w:rsidRPr="003C35C9">
        <w:t xml:space="preserve">{{ </w:t>
      </w:r>
      <w:proofErr w:type="spellStart"/>
      <w:r w:rsidR="00E13097" w:rsidRPr="003C35C9">
        <w:t>anio</w:t>
      </w:r>
      <w:proofErr w:type="spellEnd"/>
      <w:proofErr w:type="gramEnd"/>
      <w:r w:rsidR="00E13097" w:rsidRPr="003C35C9">
        <w:t xml:space="preserve"> }}. A lo largo de este periodo, se han gestionado diversas solicitudes de soporte, tanto de incidentes como de peticiones de servicio, asegurando que todos los procesos se realicen de acuerdo con los estándares de calidad establecidos. Se incluyen las actividades claves desarrolladas, así como los principales desafíos enfrentados y las acciones tomadas para optimizar el servicio. El informe también proporciona recomendaciones para mejorar la eficiencia y continuar ofreciendo un soporte de alto nivel a los usuarios.</w:t>
      </w:r>
    </w:p>
    <w:p w14:paraId="44148496" w14:textId="77777777" w:rsidR="00BE0A65" w:rsidRPr="003C35C9" w:rsidRDefault="00917833" w:rsidP="005B0082">
      <w:pPr>
        <w:ind w:hanging="11"/>
        <w:jc w:val="center"/>
        <w:rPr>
          <w:u w:val="single"/>
        </w:rPr>
      </w:pPr>
      <w:r w:rsidRPr="003C35C9">
        <w:rPr>
          <w:noProof/>
        </w:rPr>
        <w:t>{{</w:t>
      </w:r>
      <w:r w:rsidR="00500C5F" w:rsidRPr="003C35C9">
        <w:rPr>
          <w:noProof/>
        </w:rPr>
        <w:t xml:space="preserve"> </w:t>
      </w:r>
      <w:r w:rsidRPr="003C35C9">
        <w:rPr>
          <w:noProof/>
        </w:rPr>
        <w:t>image</w:t>
      </w:r>
      <w:r w:rsidR="009226D9" w:rsidRPr="003C35C9">
        <w:rPr>
          <w:noProof/>
        </w:rPr>
        <w:t>_2</w:t>
      </w:r>
      <w:r w:rsidR="00500C5F" w:rsidRPr="003C35C9">
        <w:rPr>
          <w:noProof/>
        </w:rPr>
        <w:t xml:space="preserve"> </w:t>
      </w:r>
      <w:r w:rsidRPr="003C35C9">
        <w:rPr>
          <w:noProof/>
        </w:rPr>
        <w:t>}}</w:t>
      </w:r>
    </w:p>
    <w:p w14:paraId="622F4170" w14:textId="77777777" w:rsidR="006D17A7" w:rsidRPr="003C35C9" w:rsidRDefault="6A0079C7" w:rsidP="006D17A7">
      <w:pPr>
        <w:pStyle w:val="Descripcin"/>
        <w:jc w:val="center"/>
      </w:pPr>
      <w:bookmarkStart w:id="7" w:name="_Toc214535009"/>
      <w:r w:rsidRPr="003C35C9">
        <w:t xml:space="preserve">Ilustración </w:t>
      </w:r>
      <w:r w:rsidRPr="003C35C9">
        <w:fldChar w:fldCharType="begin"/>
      </w:r>
      <w:r w:rsidRPr="003C35C9">
        <w:instrText>SEQ Ilustración \* ARABIC</w:instrText>
      </w:r>
      <w:r w:rsidRPr="003C35C9">
        <w:fldChar w:fldCharType="separate"/>
      </w:r>
      <w:r w:rsidR="00F63AC2" w:rsidRPr="003C35C9">
        <w:rPr>
          <w:noProof/>
        </w:rPr>
        <w:t>1</w:t>
      </w:r>
      <w:r w:rsidRPr="003C35C9">
        <w:fldChar w:fldCharType="end"/>
      </w:r>
      <w:r w:rsidRPr="003C35C9">
        <w:t xml:space="preserve">. </w:t>
      </w:r>
      <w:r w:rsidR="728EFEE7" w:rsidRPr="003C35C9">
        <w:t>OPERACIÓN</w:t>
      </w:r>
      <w:r w:rsidRPr="003C35C9">
        <w:t xml:space="preserve"> MESA DE SERVICIO</w:t>
      </w:r>
      <w:bookmarkEnd w:id="7"/>
    </w:p>
    <w:p w14:paraId="49EE4273" w14:textId="77777777" w:rsidR="00936DF6" w:rsidRPr="003C35C9" w:rsidRDefault="00B52BEE" w:rsidP="006D17A7">
      <w:pPr>
        <w:jc w:val="both"/>
      </w:pPr>
      <w:r w:rsidRPr="003C35C9">
        <w:t xml:space="preserve">Para el mes de </w:t>
      </w:r>
      <w:r w:rsidR="00B4660F" w:rsidRPr="003C35C9">
        <w:t>{{mes}}</w:t>
      </w:r>
      <w:r w:rsidRPr="003C35C9">
        <w:t xml:space="preserve"> y en el periodo comprendido en este informe para el contrato SCJ-1809-2024, se da cumplimiento a las actividades contempladas en el “Anexo 1 Especificaciones técnicas; ítem 3.3. DIAGNÓSTICO – MESA DE SERVICIO”, donde se realiza reporte del estado del sistema y diagnóstico de las fallas y anomalías presentadas.</w:t>
      </w:r>
    </w:p>
    <w:p w14:paraId="54780AAC" w14:textId="77777777" w:rsidR="007D50F4" w:rsidRPr="003C35C9" w:rsidRDefault="7BF2C916" w:rsidP="00154641">
      <w:pPr>
        <w:pStyle w:val="Ttulo2"/>
        <w:numPr>
          <w:ilvl w:val="1"/>
          <w:numId w:val="5"/>
        </w:numPr>
      </w:pPr>
      <w:bookmarkStart w:id="8" w:name="_Toc194682930"/>
      <w:bookmarkStart w:id="9" w:name="_Toc163073444"/>
      <w:bookmarkStart w:id="10" w:name="_Toc507852816"/>
      <w:bookmarkStart w:id="11" w:name="_Toc344186297"/>
      <w:bookmarkStart w:id="12" w:name="_Toc585767646"/>
      <w:bookmarkStart w:id="13" w:name="_Toc213336053"/>
      <w:r w:rsidRPr="003C35C9">
        <w:t xml:space="preserve">INFORME DE MESA DE </w:t>
      </w:r>
      <w:r w:rsidR="6F613D99" w:rsidRPr="003C35C9">
        <w:t>SERVICIO</w:t>
      </w:r>
      <w:bookmarkEnd w:id="8"/>
      <w:bookmarkEnd w:id="9"/>
      <w:bookmarkEnd w:id="10"/>
      <w:bookmarkEnd w:id="11"/>
      <w:bookmarkEnd w:id="12"/>
      <w:bookmarkEnd w:id="13"/>
    </w:p>
    <w:p w14:paraId="1C3E3A9C" w14:textId="77777777" w:rsidR="6A5360FB" w:rsidRPr="003C35C9" w:rsidRDefault="6A5360FB" w:rsidP="00E006D3"/>
    <w:p w14:paraId="1A5B2926" w14:textId="77777777" w:rsidR="003C6A08" w:rsidRPr="003C35C9" w:rsidRDefault="5130E3DD" w:rsidP="0070386E">
      <w:pPr>
        <w:jc w:val="both"/>
      </w:pPr>
      <w:r w:rsidRPr="003C35C9">
        <w:t>Los Integrantes de mesa de servicio, contaron con una disponibilidad 7x24 durante lo corrido del CONTRATO SCJ</w:t>
      </w:r>
      <w:r w:rsidR="57A1FD01" w:rsidRPr="003C35C9">
        <w:t>-</w:t>
      </w:r>
      <w:r w:rsidRPr="003C35C9">
        <w:t>1809</w:t>
      </w:r>
      <w:r w:rsidR="57A1FD01" w:rsidRPr="003C35C9">
        <w:t>-2024</w:t>
      </w:r>
      <w:r w:rsidRPr="003C35C9">
        <w:t xml:space="preserve"> para el periodo comprendido en este informe. Periodo en el cual se realizó actualizaciones correspondientes a las peticiones registrados en el aplicativo web GLPI, consignando las fallas, novedades o requerimientos relacionado con el sistema de video vigilancia con la generación de los diferentes </w:t>
      </w:r>
      <w:proofErr w:type="gramStart"/>
      <w:r w:rsidRPr="003C35C9">
        <w:t>tickets</w:t>
      </w:r>
      <w:proofErr w:type="gramEnd"/>
      <w:r w:rsidRPr="003C35C9">
        <w:t xml:space="preserve">. </w:t>
      </w:r>
    </w:p>
    <w:p w14:paraId="36464C4E" w14:textId="77777777" w:rsidR="007D50F4" w:rsidRPr="003C35C9" w:rsidRDefault="003C6A08" w:rsidP="0070386E">
      <w:pPr>
        <w:jc w:val="both"/>
      </w:pPr>
      <w:r w:rsidRPr="003C35C9">
        <w:t>Una de las actividades principales del contrato, es el seguimiento cada cuatro (4) horas sobre el estado de los puntos de video vigilancia reportados como “Fuera de servicio”, “Operativa”, “Caída masiva”, “Operativa con novedad”, que se consignan en la ruta</w:t>
      </w:r>
      <w:proofErr w:type="gramStart"/>
      <w:r w:rsidRPr="003C35C9">
        <w:t xml:space="preserve">: </w:t>
      </w:r>
      <w:r w:rsidR="004515D1" w:rsidRPr="003C35C9">
        <w:t xml:space="preserve"> </w:t>
      </w:r>
      <w:r w:rsidR="001D384F" w:rsidRPr="003C35C9">
        <w:rPr>
          <w:i/>
        </w:rPr>
        <w:t xml:space="preserve">{{ </w:t>
      </w:r>
      <w:r w:rsidR="009226D9" w:rsidRPr="003C35C9">
        <w:rPr>
          <w:i/>
        </w:rPr>
        <w:t>route</w:t>
      </w:r>
      <w:proofErr w:type="gramEnd"/>
      <w:r w:rsidR="009226D9" w:rsidRPr="003C35C9">
        <w:rPr>
          <w:i/>
        </w:rPr>
        <w:t>_</w:t>
      </w:r>
      <w:proofErr w:type="gramStart"/>
      <w:r w:rsidR="009226D9" w:rsidRPr="003C35C9">
        <w:rPr>
          <w:i/>
        </w:rPr>
        <w:t>21</w:t>
      </w:r>
      <w:r w:rsidR="001D384F" w:rsidRPr="003C35C9">
        <w:rPr>
          <w:i/>
        </w:rPr>
        <w:t xml:space="preserve"> }</w:t>
      </w:r>
      <w:proofErr w:type="gramEnd"/>
      <w:r w:rsidR="001D384F" w:rsidRPr="003C35C9">
        <w:rPr>
          <w:i/>
        </w:rPr>
        <w:t>}</w:t>
      </w:r>
      <w:r w:rsidR="005139CF" w:rsidRPr="003C35C9">
        <w:rPr>
          <w:i/>
        </w:rPr>
        <w:t xml:space="preserve"> </w:t>
      </w:r>
      <w:r w:rsidR="00E40340" w:rsidRPr="003C35C9">
        <w:rPr>
          <w:i/>
        </w:rPr>
        <w:t>\</w:t>
      </w:r>
      <w:r w:rsidR="0040645C" w:rsidRPr="003C35C9">
        <w:rPr>
          <w:i/>
        </w:rPr>
        <w:t xml:space="preserve">01 </w:t>
      </w:r>
      <w:r w:rsidR="00E40340" w:rsidRPr="003C35C9">
        <w:rPr>
          <w:i/>
        </w:rPr>
        <w:t>OBLIGACIONES GENERALES\</w:t>
      </w:r>
      <w:r w:rsidR="0032184D" w:rsidRPr="003C35C9">
        <w:rPr>
          <w:i/>
        </w:rPr>
        <w:t>OBLIGACIÓN</w:t>
      </w:r>
      <w:r w:rsidR="00E40340" w:rsidRPr="003C35C9">
        <w:rPr>
          <w:i/>
        </w:rPr>
        <w:t xml:space="preserve"> 2,5,6,9,13\ANEXO MESA DE SERVICIO\ESTADO DEL SISTEMA\</w:t>
      </w:r>
      <w:r w:rsidR="00E558BA" w:rsidRPr="003C35C9">
        <w:rPr>
          <w:i/>
        </w:rPr>
        <w:t>CORREO ESTADO DEL SISTEMA</w:t>
      </w:r>
      <w:r w:rsidR="083E45EC" w:rsidRPr="003C35C9">
        <w:t>,</w:t>
      </w:r>
      <w:r w:rsidRPr="003C35C9">
        <w:t xml:space="preserve"> donde se podrán verificar los envíos del reporte aquí mencionados. Evidencia de envío de correo cada 4 horas:</w:t>
      </w:r>
    </w:p>
    <w:p w14:paraId="41EA1A56" w14:textId="77777777" w:rsidR="00771B28" w:rsidRPr="003C35C9" w:rsidRDefault="00DC0393" w:rsidP="00DE1521">
      <w:pPr>
        <w:jc w:val="center"/>
        <w:rPr>
          <w:i/>
        </w:rPr>
      </w:pPr>
      <w:r w:rsidRPr="003C35C9">
        <w:rPr>
          <w:i/>
          <w:noProof/>
        </w:rPr>
        <w:t>{{ image_21 }}</w:t>
      </w:r>
    </w:p>
    <w:p w14:paraId="4D013274" w14:textId="77777777" w:rsidR="007D50F4" w:rsidRPr="003C35C9" w:rsidRDefault="00F90681" w:rsidP="00F90681">
      <w:pPr>
        <w:pStyle w:val="Descripcin"/>
        <w:jc w:val="center"/>
        <w:rPr>
          <w:i w:val="0"/>
          <w:color w:val="44546A"/>
        </w:rPr>
      </w:pPr>
      <w:bookmarkStart w:id="14" w:name="_Toc214535010"/>
      <w:r w:rsidRPr="003C35C9">
        <w:t xml:space="preserve">Ilustración </w:t>
      </w:r>
      <w:r w:rsidRPr="003C35C9">
        <w:fldChar w:fldCharType="begin"/>
      </w:r>
      <w:r w:rsidRPr="003C35C9">
        <w:instrText>SEQ Ilustración \* ARABIC</w:instrText>
      </w:r>
      <w:r w:rsidRPr="003C35C9">
        <w:fldChar w:fldCharType="separate"/>
      </w:r>
      <w:r w:rsidR="00F63AC2" w:rsidRPr="003C35C9">
        <w:rPr>
          <w:noProof/>
        </w:rPr>
        <w:t>2</w:t>
      </w:r>
      <w:r w:rsidRPr="003C35C9">
        <w:fldChar w:fldCharType="end"/>
      </w:r>
      <w:r w:rsidRPr="003C35C9">
        <w:t xml:space="preserve">. </w:t>
      </w:r>
      <w:r w:rsidR="003B6C8B" w:rsidRPr="003C35C9">
        <w:rPr>
          <w:color w:val="44546A"/>
        </w:rPr>
        <w:t xml:space="preserve">EVIDENCIA </w:t>
      </w:r>
      <w:r w:rsidR="00F922EC" w:rsidRPr="003C35C9">
        <w:rPr>
          <w:color w:val="44546A"/>
        </w:rPr>
        <w:t>ENVÍO</w:t>
      </w:r>
      <w:r w:rsidR="003B6C8B" w:rsidRPr="003C35C9">
        <w:rPr>
          <w:color w:val="44546A"/>
        </w:rPr>
        <w:t xml:space="preserve"> CORREO DE REPORTE CADA 4 HORAS</w:t>
      </w:r>
      <w:bookmarkEnd w:id="14"/>
    </w:p>
    <w:p w14:paraId="41F9647B" w14:textId="77777777" w:rsidR="00B94008" w:rsidRPr="003C35C9" w:rsidRDefault="00F80F7F" w:rsidP="00B94008">
      <w:pPr>
        <w:jc w:val="both"/>
      </w:pPr>
      <w:r w:rsidRPr="003C35C9">
        <w:t>Así mismo se realizó una revisión constante del estado del sistema a cada uno de los puntos que componen el sistema de video vigilancia para el contrato SCJ-1809-2024. Mediante</w:t>
      </w:r>
      <w:r w:rsidR="000A2998" w:rsidRPr="003C35C9">
        <w:t xml:space="preserve"> </w:t>
      </w:r>
      <w:r w:rsidR="00B46E2D" w:rsidRPr="003C35C9">
        <w:t xml:space="preserve">la ruta: </w:t>
      </w:r>
      <w:r w:rsidR="00C13C9D" w:rsidRPr="003C35C9">
        <w:t xml:space="preserve">  </w:t>
      </w:r>
      <w:r w:rsidR="00B46E2D" w:rsidRPr="003C35C9">
        <w:t xml:space="preserve"> </w:t>
      </w:r>
      <w:r w:rsidR="00C13C9D" w:rsidRPr="003C35C9">
        <w:t xml:space="preserve">                         </w:t>
      </w:r>
      <w:proofErr w:type="gramStart"/>
      <w:r w:rsidR="00C13C9D" w:rsidRPr="003C35C9">
        <w:t xml:space="preserve">   </w:t>
      </w:r>
      <w:r w:rsidR="0074150C" w:rsidRPr="003C35C9">
        <w:rPr>
          <w:i/>
        </w:rPr>
        <w:t>{{ route</w:t>
      </w:r>
      <w:proofErr w:type="gramEnd"/>
      <w:r w:rsidR="0074150C" w:rsidRPr="003C35C9">
        <w:rPr>
          <w:i/>
        </w:rPr>
        <w:t>_</w:t>
      </w:r>
      <w:proofErr w:type="gramStart"/>
      <w:r w:rsidR="0074150C" w:rsidRPr="003C35C9">
        <w:rPr>
          <w:i/>
        </w:rPr>
        <w:t>21 }</w:t>
      </w:r>
      <w:proofErr w:type="gramEnd"/>
      <w:r w:rsidR="0074150C" w:rsidRPr="003C35C9">
        <w:rPr>
          <w:i/>
        </w:rPr>
        <w:t>}</w:t>
      </w:r>
      <w:r w:rsidR="00C13C9D" w:rsidRPr="003C35C9">
        <w:rPr>
          <w:i/>
        </w:rPr>
        <w:t xml:space="preserve"> </w:t>
      </w:r>
      <w:r w:rsidR="008C5DA8" w:rsidRPr="003C35C9">
        <w:rPr>
          <w:i/>
        </w:rPr>
        <w:t>\</w:t>
      </w:r>
      <w:r w:rsidR="002F4027" w:rsidRPr="003C35C9">
        <w:rPr>
          <w:i/>
        </w:rPr>
        <w:t xml:space="preserve">01 </w:t>
      </w:r>
      <w:r w:rsidR="008C5DA8" w:rsidRPr="003C35C9">
        <w:rPr>
          <w:i/>
        </w:rPr>
        <w:t>OBLIGACIONES GENERALES\</w:t>
      </w:r>
      <w:r w:rsidR="0032184D" w:rsidRPr="003C35C9">
        <w:rPr>
          <w:i/>
        </w:rPr>
        <w:t>OBLIGACIÓN</w:t>
      </w:r>
      <w:r w:rsidR="008C5DA8" w:rsidRPr="003C35C9">
        <w:rPr>
          <w:i/>
        </w:rPr>
        <w:t xml:space="preserve"> 2,5,6,9,13\ANEXO MESA DE SERVICIO\ESTADO DEL SISTEMA\</w:t>
      </w:r>
      <w:r w:rsidR="00251977" w:rsidRPr="003C35C9">
        <w:rPr>
          <w:i/>
        </w:rPr>
        <w:t xml:space="preserve"> </w:t>
      </w:r>
      <w:r w:rsidR="00E87119" w:rsidRPr="003C35C9">
        <w:rPr>
          <w:i/>
        </w:rPr>
        <w:t>EVIDENCIAS ESTADO DEL SISTEMA</w:t>
      </w:r>
      <w:r w:rsidR="00251977" w:rsidRPr="003C35C9">
        <w:rPr>
          <w:i/>
        </w:rPr>
        <w:t>.</w:t>
      </w:r>
    </w:p>
    <w:p w14:paraId="1790A272" w14:textId="77777777" w:rsidR="00F80F7F" w:rsidRPr="003C35C9" w:rsidRDefault="00F80F7F" w:rsidP="00F80F7F">
      <w:pPr>
        <w:jc w:val="both"/>
      </w:pPr>
      <w:r w:rsidRPr="003C35C9">
        <w:t xml:space="preserve">Lo que permitió visualizar el estado del sistema en tiempo real y está disponible 7 días x 24 horas del año. Este estado se está actualizado constantemente. </w:t>
      </w:r>
    </w:p>
    <w:p w14:paraId="22B4A823" w14:textId="77777777" w:rsidR="000544B8" w:rsidRPr="003C35C9" w:rsidRDefault="00F80F7F" w:rsidP="007B11DA">
      <w:pPr>
        <w:jc w:val="both"/>
      </w:pPr>
      <w:r w:rsidRPr="003C35C9">
        <w:lastRenderedPageBreak/>
        <w:t xml:space="preserve">Se enviaron los informes semanales y quincenales de la mesa de servicio sobre las actividades realizadas en el mes de </w:t>
      </w:r>
      <w:proofErr w:type="gramStart"/>
      <w:r w:rsidR="00137C76" w:rsidRPr="003C35C9">
        <w:t>{{</w:t>
      </w:r>
      <w:r w:rsidR="00084882" w:rsidRPr="003C35C9">
        <w:t xml:space="preserve"> </w:t>
      </w:r>
      <w:r w:rsidR="00137C76" w:rsidRPr="003C35C9">
        <w:t>mes</w:t>
      </w:r>
      <w:proofErr w:type="gramEnd"/>
      <w:r w:rsidR="00084882" w:rsidRPr="003C35C9">
        <w:t xml:space="preserve"> </w:t>
      </w:r>
      <w:r w:rsidR="00137C76" w:rsidRPr="003C35C9">
        <w:t>}}</w:t>
      </w:r>
      <w:r w:rsidRPr="003C35C9">
        <w:t xml:space="preserve"> del año </w:t>
      </w:r>
      <w:proofErr w:type="gramStart"/>
      <w:r w:rsidR="00137C76" w:rsidRPr="003C35C9">
        <w:t>{{</w:t>
      </w:r>
      <w:r w:rsidR="00084882" w:rsidRPr="003C35C9">
        <w:t xml:space="preserve"> </w:t>
      </w:r>
      <w:proofErr w:type="spellStart"/>
      <w:r w:rsidR="00084882" w:rsidRPr="003C35C9">
        <w:t>a</w:t>
      </w:r>
      <w:r w:rsidR="006C1501" w:rsidRPr="003C35C9">
        <w:t>nio</w:t>
      </w:r>
      <w:proofErr w:type="spellEnd"/>
      <w:proofErr w:type="gramEnd"/>
      <w:r w:rsidR="00084882" w:rsidRPr="003C35C9">
        <w:t xml:space="preserve"> </w:t>
      </w:r>
      <w:r w:rsidR="00137C76" w:rsidRPr="003C35C9">
        <w:t>}}</w:t>
      </w:r>
      <w:r w:rsidRPr="003C35C9">
        <w:t xml:space="preserve">. A continuación, se relaciona la información sobre la fecha y el consecutivo con el cual fue radicado el documento ante la </w:t>
      </w:r>
      <w:r w:rsidR="00A01272" w:rsidRPr="003C35C9">
        <w:t>supervisión</w:t>
      </w:r>
      <w:r w:rsidRPr="003C35C9">
        <w:t xml:space="preserve"> del contrato</w:t>
      </w:r>
      <w:r w:rsidR="67F8E13C" w:rsidRPr="003C35C9">
        <w:t xml:space="preserve"> </w:t>
      </w:r>
    </w:p>
    <w:p w14:paraId="0C718BA0" w14:textId="77777777" w:rsidR="00B33415" w:rsidRPr="003C35C9" w:rsidRDefault="00B33415" w:rsidP="007B11DA">
      <w:pPr>
        <w:jc w:val="both"/>
      </w:pPr>
    </w:p>
    <w:p w14:paraId="492FCA67" w14:textId="5F268083" w:rsidR="00746592" w:rsidRPr="003C35C9" w:rsidRDefault="00B33415" w:rsidP="002D0237">
      <w:pPr>
        <w:jc w:val="center"/>
      </w:pPr>
      <w:proofErr w:type="gramStart"/>
      <w:r w:rsidRPr="003C35C9">
        <w:t xml:space="preserve">{{ </w:t>
      </w:r>
      <w:r w:rsidR="005419A6" w:rsidRPr="003C35C9">
        <w:t>table</w:t>
      </w:r>
      <w:proofErr w:type="gramEnd"/>
      <w:r w:rsidR="005419A6" w:rsidRPr="003C35C9">
        <w:t>_21_1_</w:t>
      </w:r>
      <w:proofErr w:type="gramStart"/>
      <w:r w:rsidR="005419A6" w:rsidRPr="003C35C9">
        <w:t>placeholder }</w:t>
      </w:r>
      <w:proofErr w:type="gramEnd"/>
      <w:r w:rsidR="005419A6" w:rsidRPr="003C35C9">
        <w:t>}</w:t>
      </w:r>
      <w:bookmarkStart w:id="15" w:name="_Toc215127990"/>
    </w:p>
    <w:p w14:paraId="04881EE6" w14:textId="47E577C0" w:rsidR="000544B8" w:rsidRPr="003C35C9" w:rsidRDefault="00C9414E" w:rsidP="00C9414E">
      <w:pPr>
        <w:pStyle w:val="Descripcin"/>
        <w:jc w:val="center"/>
      </w:pPr>
      <w:r w:rsidRPr="003C35C9">
        <w:t xml:space="preserve">Tabla </w:t>
      </w:r>
      <w:r w:rsidRPr="003C35C9">
        <w:fldChar w:fldCharType="begin"/>
      </w:r>
      <w:r w:rsidRPr="003C35C9">
        <w:instrText>SEQ Tabla \* ARABIC</w:instrText>
      </w:r>
      <w:r w:rsidRPr="003C35C9">
        <w:fldChar w:fldCharType="separate"/>
      </w:r>
      <w:r w:rsidR="00F63AC2" w:rsidRPr="003C35C9">
        <w:rPr>
          <w:noProof/>
        </w:rPr>
        <w:t>11</w:t>
      </w:r>
      <w:r w:rsidRPr="003C35C9">
        <w:fldChar w:fldCharType="end"/>
      </w:r>
      <w:r w:rsidR="000544B8" w:rsidRPr="003C35C9">
        <w:t xml:space="preserve">. </w:t>
      </w:r>
      <w:r w:rsidR="00793344" w:rsidRPr="003C35C9">
        <w:t>RESUMEN INFORMES SEMANALES Y QUINCENALES</w:t>
      </w:r>
      <w:bookmarkEnd w:id="15"/>
    </w:p>
    <w:p w14:paraId="751609AF" w14:textId="77777777" w:rsidR="006C7B22" w:rsidRPr="003C35C9" w:rsidRDefault="006C7B22" w:rsidP="00BD5093">
      <w:pPr>
        <w:jc w:val="both"/>
      </w:pPr>
      <w:r w:rsidRPr="003C35C9">
        <w:t xml:space="preserve">Evidencias adjuntas en los reportes enviados </w:t>
      </w:r>
      <w:r w:rsidR="7411A245" w:rsidRPr="003C35C9">
        <w:t>semanal</w:t>
      </w:r>
      <w:r w:rsidRPr="003C35C9">
        <w:t xml:space="preserve"> y quincenalmente que pueden ser consultados en la siguiente ruta:</w:t>
      </w:r>
      <w:r w:rsidR="001362EB" w:rsidRPr="003C35C9">
        <w:rPr>
          <w:i/>
        </w:rPr>
        <w:t xml:space="preserve"> </w:t>
      </w:r>
      <w:proofErr w:type="gramStart"/>
      <w:r w:rsidR="005822EC" w:rsidRPr="003C35C9">
        <w:rPr>
          <w:i/>
        </w:rPr>
        <w:t>{{ route</w:t>
      </w:r>
      <w:proofErr w:type="gramEnd"/>
      <w:r w:rsidR="005822EC" w:rsidRPr="003C35C9">
        <w:rPr>
          <w:i/>
        </w:rPr>
        <w:t>_</w:t>
      </w:r>
      <w:proofErr w:type="gramStart"/>
      <w:r w:rsidR="005822EC" w:rsidRPr="003C35C9">
        <w:rPr>
          <w:i/>
        </w:rPr>
        <w:t>21 }</w:t>
      </w:r>
      <w:proofErr w:type="gramEnd"/>
      <w:r w:rsidR="005822EC" w:rsidRPr="003C35C9">
        <w:rPr>
          <w:i/>
        </w:rPr>
        <w:t>}</w:t>
      </w:r>
      <w:r w:rsidR="00A962A0" w:rsidRPr="003C35C9">
        <w:rPr>
          <w:i/>
        </w:rPr>
        <w:t xml:space="preserve"> </w:t>
      </w:r>
      <w:r w:rsidR="006C0303" w:rsidRPr="003C35C9">
        <w:rPr>
          <w:i/>
        </w:rPr>
        <w:t>\OBLIGACIONES GENERALES\</w:t>
      </w:r>
      <w:r w:rsidR="0032184D" w:rsidRPr="003C35C9">
        <w:rPr>
          <w:i/>
        </w:rPr>
        <w:t>OBLIGACIÓN</w:t>
      </w:r>
      <w:r w:rsidR="006C0303" w:rsidRPr="003C35C9">
        <w:rPr>
          <w:i/>
        </w:rPr>
        <w:t xml:space="preserve"> 2,5,6,9,13\ANEXO MESA DE SERVICIO \</w:t>
      </w:r>
      <w:r w:rsidR="00423573" w:rsidRPr="003C35C9">
        <w:rPr>
          <w:i/>
        </w:rPr>
        <w:t>INFORME MESA DE SERVICIO</w:t>
      </w:r>
      <w:r w:rsidRPr="003C35C9">
        <w:t xml:space="preserve">. </w:t>
      </w:r>
    </w:p>
    <w:p w14:paraId="4F649EF8" w14:textId="5BD577B7" w:rsidR="00B36923" w:rsidRPr="003C35C9" w:rsidRDefault="006C7B22" w:rsidP="00B36923">
      <w:pPr>
        <w:jc w:val="both"/>
      </w:pPr>
      <w:r w:rsidRPr="003C35C9">
        <w:t xml:space="preserve">Con relación al informe de las actividades realizadas en relación con el diagnóstico, manejo incidencias y demás, mediante el aplicativo para la administración de </w:t>
      </w:r>
      <w:proofErr w:type="gramStart"/>
      <w:r w:rsidRPr="003C35C9">
        <w:t>tickets</w:t>
      </w:r>
      <w:proofErr w:type="gramEnd"/>
      <w:r w:rsidRPr="003C35C9">
        <w:t xml:space="preserve"> GLPI, se describe en la tabla a continuación, donde </w:t>
      </w:r>
      <w:proofErr w:type="gramStart"/>
      <w:r w:rsidR="00042B5F" w:rsidRPr="003C35C9">
        <w:t>{{ diagnostico</w:t>
      </w:r>
      <w:proofErr w:type="gramEnd"/>
      <w:r w:rsidR="00042B5F" w:rsidRPr="003C35C9">
        <w:t>_</w:t>
      </w:r>
      <w:proofErr w:type="gramStart"/>
      <w:r w:rsidR="00042B5F" w:rsidRPr="003C35C9">
        <w:t>21 }</w:t>
      </w:r>
      <w:proofErr w:type="gramEnd"/>
      <w:r w:rsidR="00042B5F" w:rsidRPr="003C35C9">
        <w:t xml:space="preserve">} </w:t>
      </w:r>
      <w:r w:rsidRPr="003C35C9">
        <w:t xml:space="preserve"> casos corresponden a diagnósticos realizados por la mesa de servicio.</w:t>
      </w:r>
      <w:bookmarkStart w:id="16" w:name="_Toc215127991"/>
    </w:p>
    <w:p w14:paraId="62336C07" w14:textId="296CC177" w:rsidR="00B36923" w:rsidRPr="003C35C9" w:rsidRDefault="00B36923" w:rsidP="0073622A">
      <w:pPr>
        <w:jc w:val="center"/>
      </w:pPr>
      <w:proofErr w:type="gramStart"/>
      <w:r w:rsidRPr="003C35C9">
        <w:t>{{ table</w:t>
      </w:r>
      <w:proofErr w:type="gramEnd"/>
      <w:r w:rsidRPr="003C35C9">
        <w:t>_21_2_</w:t>
      </w:r>
      <w:proofErr w:type="gramStart"/>
      <w:r w:rsidRPr="003C35C9">
        <w:t>placeholder }</w:t>
      </w:r>
      <w:proofErr w:type="gramEnd"/>
      <w:r w:rsidRPr="003C35C9">
        <w:t>}</w:t>
      </w:r>
    </w:p>
    <w:p w14:paraId="25F07C84" w14:textId="23A0157A" w:rsidR="00441980" w:rsidRPr="003C35C9" w:rsidRDefault="00B36923" w:rsidP="00B36923">
      <w:pPr>
        <w:jc w:val="both"/>
      </w:pPr>
      <w:r w:rsidRPr="003C35C9">
        <w:t xml:space="preserve"> </w:t>
      </w:r>
    </w:p>
    <w:p w14:paraId="71592C33" w14:textId="07AA28EB" w:rsidR="00070E23" w:rsidRPr="003C35C9" w:rsidRDefault="00C9414E" w:rsidP="00C9414E">
      <w:pPr>
        <w:pStyle w:val="Descripcin"/>
        <w:jc w:val="center"/>
      </w:pPr>
      <w:r w:rsidRPr="003C35C9">
        <w:t xml:space="preserve">Tabla </w:t>
      </w:r>
      <w:r w:rsidRPr="003C35C9">
        <w:fldChar w:fldCharType="begin"/>
      </w:r>
      <w:r w:rsidRPr="003C35C9">
        <w:instrText>SEQ Tabla \* ARABIC</w:instrText>
      </w:r>
      <w:r w:rsidRPr="003C35C9">
        <w:fldChar w:fldCharType="separate"/>
      </w:r>
      <w:r w:rsidR="00F63AC2" w:rsidRPr="003C35C9">
        <w:rPr>
          <w:noProof/>
        </w:rPr>
        <w:t>12</w:t>
      </w:r>
      <w:r w:rsidRPr="003C35C9">
        <w:fldChar w:fldCharType="end"/>
      </w:r>
      <w:r w:rsidRPr="003C35C9">
        <w:t xml:space="preserve">. </w:t>
      </w:r>
      <w:r w:rsidR="00070E23" w:rsidRPr="003C35C9">
        <w:t>INFORME DE LAS ACTIVIDADES REALIZADAS EN RELACIÓN CON EL DIAGNÓSTICO, MANEJO INCIDENCIAS</w:t>
      </w:r>
      <w:bookmarkEnd w:id="16"/>
    </w:p>
    <w:p w14:paraId="05019D36" w14:textId="77777777" w:rsidR="00ED1983" w:rsidRPr="003C35C9" w:rsidRDefault="00ED1983" w:rsidP="00ED1983">
      <w:pPr>
        <w:jc w:val="both"/>
      </w:pPr>
      <w:r w:rsidRPr="003C35C9">
        <w:t>Se anexa archivo en la ruta</w:t>
      </w:r>
      <w:r w:rsidR="004638A7" w:rsidRPr="003C35C9">
        <w:t>:</w:t>
      </w:r>
      <w:r w:rsidR="004638A7" w:rsidRPr="003C35C9">
        <w:rPr>
          <w:i/>
        </w:rPr>
        <w:t xml:space="preserve"> </w:t>
      </w:r>
      <w:proofErr w:type="gramStart"/>
      <w:r w:rsidR="00A42537" w:rsidRPr="003C35C9">
        <w:rPr>
          <w:i/>
        </w:rPr>
        <w:t>{{ route</w:t>
      </w:r>
      <w:proofErr w:type="gramEnd"/>
      <w:r w:rsidR="00A42537" w:rsidRPr="003C35C9">
        <w:rPr>
          <w:i/>
        </w:rPr>
        <w:t>_</w:t>
      </w:r>
      <w:proofErr w:type="gramStart"/>
      <w:r w:rsidR="00A42537" w:rsidRPr="003C35C9">
        <w:rPr>
          <w:i/>
        </w:rPr>
        <w:t>21 }</w:t>
      </w:r>
      <w:proofErr w:type="gramEnd"/>
      <w:r w:rsidR="00A42537" w:rsidRPr="003C35C9">
        <w:rPr>
          <w:i/>
        </w:rPr>
        <w:t>}</w:t>
      </w:r>
      <w:r w:rsidR="005139CF" w:rsidRPr="003C35C9">
        <w:rPr>
          <w:i/>
        </w:rPr>
        <w:t xml:space="preserve"> </w:t>
      </w:r>
      <w:r w:rsidR="00DF1C25" w:rsidRPr="003C35C9">
        <w:rPr>
          <w:i/>
        </w:rPr>
        <w:t>\</w:t>
      </w:r>
      <w:r w:rsidR="00251977" w:rsidRPr="003C35C9">
        <w:rPr>
          <w:i/>
        </w:rPr>
        <w:t xml:space="preserve">01 </w:t>
      </w:r>
      <w:r w:rsidR="00DF1C25" w:rsidRPr="003C35C9">
        <w:rPr>
          <w:i/>
        </w:rPr>
        <w:t>OBLIGACIONES GENERALES\</w:t>
      </w:r>
      <w:r w:rsidR="0032184D" w:rsidRPr="003C35C9">
        <w:rPr>
          <w:i/>
        </w:rPr>
        <w:t>OBLIGACIÓN</w:t>
      </w:r>
      <w:r w:rsidR="00DF1C25" w:rsidRPr="003C35C9">
        <w:rPr>
          <w:i/>
        </w:rPr>
        <w:t xml:space="preserve"> 2,5,6,9,13\ANEXO MESA DE SERVICIO\REPORTE DIARIO </w:t>
      </w:r>
      <w:proofErr w:type="gramStart"/>
      <w:r w:rsidR="00DF1C25" w:rsidRPr="003C35C9">
        <w:rPr>
          <w:i/>
        </w:rPr>
        <w:t>TICKET</w:t>
      </w:r>
      <w:proofErr w:type="gramEnd"/>
      <w:r w:rsidR="00D87634" w:rsidRPr="003C35C9">
        <w:rPr>
          <w:i/>
        </w:rPr>
        <w:t>.</w:t>
      </w:r>
    </w:p>
    <w:p w14:paraId="29F8DDAF" w14:textId="77777777" w:rsidR="007D50F4" w:rsidRPr="003C35C9" w:rsidRDefault="7BF2C916" w:rsidP="00154641">
      <w:pPr>
        <w:pStyle w:val="Ttulo2"/>
        <w:numPr>
          <w:ilvl w:val="1"/>
          <w:numId w:val="5"/>
        </w:numPr>
        <w:rPr>
          <w:b w:val="0"/>
          <w:bCs w:val="0"/>
          <w:color w:val="1F3864"/>
        </w:rPr>
      </w:pPr>
      <w:bookmarkStart w:id="17" w:name="_Toc194682931"/>
      <w:bookmarkStart w:id="18" w:name="_Toc1808635022"/>
      <w:bookmarkStart w:id="19" w:name="_Toc628042117"/>
      <w:bookmarkStart w:id="20" w:name="_Toc1028905583"/>
      <w:bookmarkStart w:id="21" w:name="_Toc2123775581"/>
      <w:bookmarkStart w:id="22" w:name="_Toc213336054"/>
      <w:r w:rsidRPr="003C35C9">
        <w:t>HERRAMIENTAS DE TRABAJO</w:t>
      </w:r>
      <w:bookmarkEnd w:id="17"/>
      <w:bookmarkEnd w:id="18"/>
      <w:bookmarkEnd w:id="19"/>
      <w:bookmarkEnd w:id="20"/>
      <w:bookmarkEnd w:id="21"/>
      <w:bookmarkEnd w:id="22"/>
    </w:p>
    <w:p w14:paraId="4B5D5DD6" w14:textId="77777777" w:rsidR="007D50F4" w:rsidRPr="003C35C9" w:rsidRDefault="007D50F4" w:rsidP="007B11DA">
      <w:pPr>
        <w:jc w:val="both"/>
      </w:pPr>
    </w:p>
    <w:p w14:paraId="57E5BDB9" w14:textId="77777777" w:rsidR="007E5E9E" w:rsidRPr="003C35C9" w:rsidRDefault="007E5E9E" w:rsidP="007E5E9E">
      <w:pPr>
        <w:jc w:val="both"/>
      </w:pPr>
      <w:r w:rsidRPr="003C35C9">
        <w:t xml:space="preserve">Dando cumplimiento al Anexo 1 Especificaciones técnicas ítem 3.1. DIAGNÓSTICO – MESA DE SERVICIO párrafo “El contratista deberá poner a disposición del personal de la mesa de servicio: i) Tres (3) Workstation de alto rendimiento (como mínimo RAM de 16 GB, disco duro mayor de 400 GB estado sólido NVME, tarjeta de video de 4 Gb, sistema operativo mínimo Windows 10 pro licenciado), año de fabricación mínimo 2023, dos pantallas FHD soporte VESA por Workstation; instaladas en los puestos de trabajo dispuestos por la SDSCJ en el C4, con capacidad para visualizar, monitorear y configurar las cámaras (internet propio del contratista de mantenimiento para cada Workstation), </w:t>
      </w:r>
      <w:proofErr w:type="spellStart"/>
      <w:r w:rsidRPr="003C35C9">
        <w:t>ii</w:t>
      </w:r>
      <w:proofErr w:type="spellEnd"/>
      <w:r w:rsidRPr="003C35C9">
        <w:t xml:space="preserve">) Una (1) línea de telefonía móvil con plan de voz ilimitado y plan de datos ilimitado y </w:t>
      </w:r>
      <w:proofErr w:type="spellStart"/>
      <w:r w:rsidRPr="003C35C9">
        <w:t>iii</w:t>
      </w:r>
      <w:proofErr w:type="spellEnd"/>
      <w:r w:rsidRPr="003C35C9">
        <w:t>) Los recursos suficientes para garantizar la ejecución de las siguientes actividades…”, se realiza la instalación de:</w:t>
      </w:r>
    </w:p>
    <w:p w14:paraId="23AC3A06" w14:textId="77777777" w:rsidR="007D50F4" w:rsidRPr="003C35C9" w:rsidRDefault="00747199" w:rsidP="00154641">
      <w:pPr>
        <w:pStyle w:val="Prrafodelista"/>
        <w:numPr>
          <w:ilvl w:val="0"/>
          <w:numId w:val="7"/>
        </w:numPr>
        <w:jc w:val="both"/>
      </w:pPr>
      <w:r w:rsidRPr="003C35C9">
        <w:t xml:space="preserve">Tres Workstation </w:t>
      </w:r>
      <w:r w:rsidR="008B6505" w:rsidRPr="003C35C9">
        <w:t xml:space="preserve">de alto rendimiento (como mínimo RAM de 16 GB, disco duro mayor de 400 GB estado sólido NVME, tarjeta de video de 4 Gb, sistema operativo mínimo Windows 10 </w:t>
      </w:r>
      <w:proofErr w:type="spellStart"/>
      <w:r w:rsidR="00302BDA" w:rsidRPr="003C35C9">
        <w:t>pro-licenciado</w:t>
      </w:r>
      <w:proofErr w:type="spellEnd"/>
      <w:r w:rsidR="008B6505" w:rsidRPr="003C35C9">
        <w:t>), año de fabricación mínimo 2023, instaladas en los puestos de trabajo dispuestos por la SDSCJ en el CAD o en los centros de monitoreo</w:t>
      </w:r>
      <w:r w:rsidRPr="003C35C9">
        <w:t>).</w:t>
      </w:r>
    </w:p>
    <w:p w14:paraId="213ACD86" w14:textId="77777777" w:rsidR="007D50F4" w:rsidRPr="003C35C9" w:rsidRDefault="001C1F0C" w:rsidP="00154641">
      <w:pPr>
        <w:pStyle w:val="Prrafodelista"/>
        <w:numPr>
          <w:ilvl w:val="0"/>
          <w:numId w:val="7"/>
        </w:numPr>
        <w:jc w:val="both"/>
      </w:pPr>
      <w:r w:rsidRPr="003C35C9">
        <w:t>Seis</w:t>
      </w:r>
      <w:r w:rsidR="00747199" w:rsidRPr="003C35C9">
        <w:t xml:space="preserve"> pantallas FHD soporte VESA para Workstation.</w:t>
      </w:r>
    </w:p>
    <w:p w14:paraId="67EB633F" w14:textId="77777777" w:rsidR="00D87634" w:rsidRPr="003C35C9" w:rsidRDefault="00747199" w:rsidP="00154641">
      <w:pPr>
        <w:pStyle w:val="Prrafodelista"/>
        <w:numPr>
          <w:ilvl w:val="0"/>
          <w:numId w:val="7"/>
        </w:numPr>
        <w:jc w:val="both"/>
      </w:pPr>
      <w:r w:rsidRPr="003C35C9">
        <w:t xml:space="preserve">Plan de teléfono celular con minutos ilimitados número </w:t>
      </w:r>
      <w:r w:rsidR="007E5E9E" w:rsidRPr="003C35C9">
        <w:t>318 3915138</w:t>
      </w:r>
      <w:r w:rsidRPr="003C35C9">
        <w:t>.</w:t>
      </w:r>
    </w:p>
    <w:p w14:paraId="4C4B525C" w14:textId="2A02DD90" w:rsidR="00362A75" w:rsidRPr="003C35C9" w:rsidRDefault="00362A75" w:rsidP="00F3724B">
      <w:pPr>
        <w:pStyle w:val="Prrafodelista"/>
        <w:numPr>
          <w:ilvl w:val="0"/>
          <w:numId w:val="7"/>
        </w:numPr>
        <w:jc w:val="both"/>
      </w:pPr>
      <w:r w:rsidRPr="003C35C9">
        <w:t xml:space="preserve">Correo electrónico </w:t>
      </w:r>
      <w:proofErr w:type="gramStart"/>
      <w:r w:rsidR="00F3724B" w:rsidRPr="003C35C9">
        <w:t>{{ email</w:t>
      </w:r>
      <w:proofErr w:type="gramEnd"/>
      <w:r w:rsidR="00F3724B" w:rsidRPr="003C35C9">
        <w:t>_</w:t>
      </w:r>
      <w:proofErr w:type="gramStart"/>
      <w:r w:rsidR="00F3724B" w:rsidRPr="003C35C9">
        <w:t>22 }</w:t>
      </w:r>
      <w:proofErr w:type="gramEnd"/>
      <w:r w:rsidR="00F3724B" w:rsidRPr="003C35C9">
        <w:t xml:space="preserve">} </w:t>
      </w:r>
      <w:r w:rsidRPr="003C35C9">
        <w:t xml:space="preserve">para atención </w:t>
      </w:r>
      <w:r w:rsidR="00386A73" w:rsidRPr="003C35C9">
        <w:t>7x24.</w:t>
      </w:r>
    </w:p>
    <w:p w14:paraId="5F7A613F" w14:textId="08BB6791" w:rsidR="000108B3" w:rsidRPr="003C35C9" w:rsidRDefault="006E6474" w:rsidP="006E6474">
      <w:pPr>
        <w:jc w:val="both"/>
      </w:pPr>
      <w:r w:rsidRPr="003C35C9">
        <w:lastRenderedPageBreak/>
        <w:t>Las herramientas fueron validadas y aprobadas por la entidad SDSCJ mediante acta del día 13 de diciembre del 2024, se relaciona documento en la ruta</w:t>
      </w:r>
      <w:proofErr w:type="gramStart"/>
      <w:r w:rsidRPr="003C35C9">
        <w:t xml:space="preserve">:  </w:t>
      </w:r>
      <w:r w:rsidR="00F3724B" w:rsidRPr="003C35C9">
        <w:t>{{ route</w:t>
      </w:r>
      <w:proofErr w:type="gramEnd"/>
      <w:r w:rsidR="00F3724B" w:rsidRPr="003C35C9">
        <w:t>_</w:t>
      </w:r>
      <w:proofErr w:type="gramStart"/>
      <w:r w:rsidR="00F3724B" w:rsidRPr="003C35C9">
        <w:t>21 }</w:t>
      </w:r>
      <w:proofErr w:type="gramEnd"/>
      <w:r w:rsidR="00F3724B" w:rsidRPr="003C35C9">
        <w:t xml:space="preserve">} </w:t>
      </w:r>
      <w:r w:rsidRPr="003C35C9">
        <w:t>\01 OBLIGACIONES GENERALES\OBLIGACIÓN 2,5,6,9,13\ANEXO MESA DE SERVICIO\Conciliación Técnica SCJ-1809-2024.pdf.</w:t>
      </w:r>
    </w:p>
    <w:p w14:paraId="23DDAA69" w14:textId="77777777" w:rsidR="00D0132F" w:rsidRPr="003C35C9" w:rsidRDefault="00D0132F" w:rsidP="006E6474">
      <w:pPr>
        <w:jc w:val="both"/>
      </w:pPr>
    </w:p>
    <w:p w14:paraId="056238BE" w14:textId="77777777" w:rsidR="007D50F4" w:rsidRPr="003C35C9" w:rsidRDefault="7BF2C916" w:rsidP="00154641">
      <w:pPr>
        <w:pStyle w:val="Ttulo2"/>
        <w:numPr>
          <w:ilvl w:val="1"/>
          <w:numId w:val="5"/>
        </w:numPr>
        <w:rPr>
          <w:b w:val="0"/>
          <w:bCs w:val="0"/>
          <w:color w:val="1F3864"/>
        </w:rPr>
      </w:pPr>
      <w:bookmarkStart w:id="23" w:name="_Toc194682932"/>
      <w:bookmarkStart w:id="24" w:name="_Toc2097928408"/>
      <w:bookmarkStart w:id="25" w:name="_Toc1282727185"/>
      <w:bookmarkStart w:id="26" w:name="_Toc314190696"/>
      <w:bookmarkStart w:id="27" w:name="_Toc728704660"/>
      <w:bookmarkStart w:id="28" w:name="_Toc213336055"/>
      <w:r w:rsidRPr="003C35C9">
        <w:t>VISITAS DE DIAGNÓSTICOS A SUBSISTEMAS</w:t>
      </w:r>
      <w:bookmarkEnd w:id="23"/>
      <w:bookmarkEnd w:id="24"/>
      <w:bookmarkEnd w:id="25"/>
      <w:bookmarkEnd w:id="26"/>
      <w:bookmarkEnd w:id="27"/>
      <w:bookmarkEnd w:id="28"/>
    </w:p>
    <w:p w14:paraId="24277CB5" w14:textId="77777777" w:rsidR="004B585A" w:rsidRPr="003C35C9" w:rsidRDefault="004B585A" w:rsidP="007B11DA">
      <w:pPr>
        <w:ind w:right="50"/>
        <w:jc w:val="both"/>
      </w:pPr>
    </w:p>
    <w:p w14:paraId="19E801A0" w14:textId="77777777" w:rsidR="007D50F4" w:rsidRPr="003C35C9" w:rsidRDefault="00747199" w:rsidP="007B11DA">
      <w:pPr>
        <w:ind w:right="50"/>
        <w:jc w:val="both"/>
        <w:rPr>
          <w:i/>
        </w:rPr>
      </w:pPr>
      <w:r w:rsidRPr="003C35C9">
        <w:t xml:space="preserve">Durante el contrato </w:t>
      </w:r>
      <w:r w:rsidR="00B47CEA" w:rsidRPr="003C35C9">
        <w:t>SCJ-1809-2024</w:t>
      </w:r>
      <w:r w:rsidRPr="003C35C9">
        <w:t xml:space="preserve"> se da cumplimiento a la ejecución de visitas diagnósticas contempladas en el </w:t>
      </w:r>
      <w:r w:rsidRPr="003C35C9">
        <w:rPr>
          <w:i/>
        </w:rPr>
        <w:t>“Anexo 1 Especificaciones técnicas; ítem 3.1. DIAGNÓSTICO – MESA DE SERVICIO</w:t>
      </w:r>
    </w:p>
    <w:p w14:paraId="749310BE" w14:textId="77777777" w:rsidR="007D50F4" w:rsidRPr="003C35C9" w:rsidRDefault="00747199" w:rsidP="007B11DA">
      <w:pPr>
        <w:ind w:right="50"/>
        <w:jc w:val="both"/>
        <w:rPr>
          <w:i/>
        </w:rPr>
      </w:pPr>
      <w:r w:rsidRPr="003C35C9">
        <w:rPr>
          <w:i/>
        </w:rPr>
        <w:t>La mesa de servicio coordinará con su personal técnico las siguientes visitas:</w:t>
      </w:r>
    </w:p>
    <w:p w14:paraId="48F63D03" w14:textId="77777777" w:rsidR="00747199" w:rsidRPr="003C35C9" w:rsidRDefault="00747199" w:rsidP="78EE2A05">
      <w:pPr>
        <w:ind w:right="50"/>
        <w:jc w:val="both"/>
        <w:rPr>
          <w:i/>
        </w:rPr>
      </w:pPr>
      <w:r w:rsidRPr="003C35C9">
        <w:rPr>
          <w:i/>
          <w:iCs/>
        </w:rPr>
        <w:t xml:space="preserve">● </w:t>
      </w:r>
      <w:r w:rsidR="370BD323" w:rsidRPr="003C35C9">
        <w:rPr>
          <w:rFonts w:eastAsia="Arial"/>
          <w:sz w:val="20"/>
          <w:szCs w:val="20"/>
        </w:rPr>
        <w:t>D</w:t>
      </w:r>
      <w:r w:rsidR="370BD323" w:rsidRPr="003C35C9">
        <w:rPr>
          <w:i/>
        </w:rPr>
        <w:t>os (2) visitas semanales apoyo al C4 y una (1) visita semanal a cada uno de los Centros de Monitoreo, para atender requerimientos de la MEBOG, diagnosticar cualquier tipo de falla o anomalía y solucionar inconvenientes. En caso de requerir utilización de bolsa de repuestos, deberá ser aprobado previamente por Interventoría/Supervisión, así mismo solucionar cualquier duda de los funcionarios de la MEBOG”.</w:t>
      </w:r>
    </w:p>
    <w:p w14:paraId="298F7CD3" w14:textId="77777777" w:rsidR="007D50F4" w:rsidRPr="003C35C9" w:rsidRDefault="00747199" w:rsidP="007B11DA">
      <w:pPr>
        <w:ind w:right="50"/>
        <w:jc w:val="both"/>
        <w:rPr>
          <w:i/>
        </w:rPr>
      </w:pPr>
      <w:r w:rsidRPr="003C35C9">
        <w:rPr>
          <w:i/>
        </w:rPr>
        <w:t>● Una visita semanal al CTP para atender requerimientos de la dirección, solucionar inconvenientes que no requieran la utilización de bolsa de repuestos, diagnosticar cualquier tipo de falla o anomalía y solucionar cualquier duda de los funcionarios de la MEBOG.</w:t>
      </w:r>
    </w:p>
    <w:p w14:paraId="00B4713D" w14:textId="77777777" w:rsidR="007D50F4" w:rsidRPr="003C35C9" w:rsidRDefault="00747199" w:rsidP="007B11DA">
      <w:pPr>
        <w:ind w:right="50"/>
        <w:jc w:val="both"/>
        <w:rPr>
          <w:i/>
        </w:rPr>
      </w:pPr>
      <w:r w:rsidRPr="003C35C9">
        <w:rPr>
          <w:i/>
        </w:rPr>
        <w:t>● Una visita mensual a cada CAI y Estación de Policía para atender requerimientos de la MEBOG, solucionar inconvenientes que no requieran la utilización de bolsa de repuestos, diagnosticar cualquier tipo de falla o anomalía y solucionar cualquier duda de los funcionarios de la MEBOG.</w:t>
      </w:r>
    </w:p>
    <w:p w14:paraId="2568E8AF" w14:textId="77777777" w:rsidR="007D50F4" w:rsidRPr="003C35C9" w:rsidRDefault="00747199" w:rsidP="007B11DA">
      <w:pPr>
        <w:ind w:right="50"/>
        <w:jc w:val="both"/>
      </w:pPr>
      <w:r w:rsidRPr="003C35C9">
        <w:rPr>
          <w:i/>
        </w:rPr>
        <w:t xml:space="preserve">● Una visita mensual al Estadio el </w:t>
      </w:r>
      <w:r w:rsidR="00226C63" w:rsidRPr="003C35C9">
        <w:rPr>
          <w:i/>
        </w:rPr>
        <w:t>Campin</w:t>
      </w:r>
      <w:r w:rsidRPr="003C35C9">
        <w:rPr>
          <w:i/>
        </w:rPr>
        <w:t xml:space="preserve"> para atender requerimientos de la MEBOG, solucionar inconvenientes que no requieran la utilización de bolsa de repuestos, diagnosticar cualquier tipo de falla o anomalía y solucionar cualquier duda de los funcionarios de la MEBOG.”, </w:t>
      </w:r>
    </w:p>
    <w:p w14:paraId="44B34BE7" w14:textId="77777777" w:rsidR="71ADE96A" w:rsidRPr="003C35C9" w:rsidRDefault="71ADE96A" w:rsidP="50005E2D">
      <w:pPr>
        <w:ind w:right="50"/>
        <w:jc w:val="both"/>
      </w:pPr>
      <w:r w:rsidRPr="003C35C9">
        <w:t>A continuación</w:t>
      </w:r>
      <w:r w:rsidR="6BE0E6E5" w:rsidRPr="003C35C9">
        <w:t>,</w:t>
      </w:r>
      <w:r w:rsidRPr="003C35C9">
        <w:t xml:space="preserve"> se detalla las visitas </w:t>
      </w:r>
      <w:r w:rsidR="3B74B387" w:rsidRPr="003C35C9">
        <w:t>diagnosticas</w:t>
      </w:r>
      <w:r w:rsidRPr="003C35C9">
        <w:t xml:space="preserve"> </w:t>
      </w:r>
      <w:r w:rsidR="07753A9D" w:rsidRPr="003C35C9">
        <w:t>programadas</w:t>
      </w:r>
      <w:r w:rsidRPr="003C35C9">
        <w:t xml:space="preserve"> versus las visitas diagnósti</w:t>
      </w:r>
      <w:r w:rsidR="35BB0C07" w:rsidRPr="003C35C9">
        <w:t>cas ejecutadas</w:t>
      </w:r>
      <w:r w:rsidRPr="003C35C9">
        <w:t xml:space="preserve"> a</w:t>
      </w:r>
      <w:r w:rsidR="0CEB7C5E" w:rsidRPr="003C35C9">
        <w:t xml:space="preserve"> </w:t>
      </w:r>
      <w:r w:rsidRPr="003C35C9">
        <w:t>los subsistemas</w:t>
      </w:r>
    </w:p>
    <w:p w14:paraId="045FE021" w14:textId="3277CD57" w:rsidR="00B60EB4" w:rsidRPr="003C35C9" w:rsidRDefault="00CA59E3" w:rsidP="0073622A">
      <w:pPr>
        <w:ind w:right="50"/>
        <w:jc w:val="center"/>
      </w:pPr>
      <w:proofErr w:type="gramStart"/>
      <w:r w:rsidRPr="003C35C9">
        <w:t>{{ table</w:t>
      </w:r>
      <w:proofErr w:type="gramEnd"/>
      <w:r w:rsidRPr="003C35C9">
        <w:t>_23_1_</w:t>
      </w:r>
      <w:proofErr w:type="gramStart"/>
      <w:r w:rsidRPr="003C35C9">
        <w:t>placeholder }</w:t>
      </w:r>
      <w:proofErr w:type="gramEnd"/>
      <w:r w:rsidRPr="003C35C9">
        <w:t>}</w:t>
      </w:r>
    </w:p>
    <w:p w14:paraId="73F8ACAE" w14:textId="77777777" w:rsidR="013B6C69" w:rsidRPr="003C35C9" w:rsidRDefault="00D51A9F" w:rsidP="00945F43">
      <w:pPr>
        <w:pStyle w:val="Descripcin"/>
        <w:jc w:val="center"/>
      </w:pPr>
      <w:r w:rsidRPr="003C35C9">
        <w:t xml:space="preserve"> </w:t>
      </w:r>
      <w:bookmarkStart w:id="29" w:name="_heading=h.1a346fx"/>
      <w:bookmarkStart w:id="30" w:name="_Toc215127992"/>
      <w:bookmarkEnd w:id="29"/>
      <w:r w:rsidR="00D77773" w:rsidRPr="003C35C9">
        <w:t xml:space="preserve">Tabla </w:t>
      </w:r>
      <w:r w:rsidR="00D77773" w:rsidRPr="003C35C9">
        <w:fldChar w:fldCharType="begin"/>
      </w:r>
      <w:r w:rsidR="00D77773" w:rsidRPr="003C35C9">
        <w:instrText>SEQ Tabla \* ARABIC</w:instrText>
      </w:r>
      <w:r w:rsidR="00D77773" w:rsidRPr="003C35C9">
        <w:fldChar w:fldCharType="separate"/>
      </w:r>
      <w:r w:rsidR="00F63AC2" w:rsidRPr="003C35C9">
        <w:rPr>
          <w:noProof/>
        </w:rPr>
        <w:t>13</w:t>
      </w:r>
      <w:r w:rsidR="00D77773" w:rsidRPr="003C35C9">
        <w:fldChar w:fldCharType="end"/>
      </w:r>
      <w:r w:rsidR="00D77773" w:rsidRPr="003C35C9">
        <w:t>. VISITAS DIAGN</w:t>
      </w:r>
      <w:r w:rsidR="00945F43" w:rsidRPr="003C35C9">
        <w:t>OSTICAS SUBSISTEMAS</w:t>
      </w:r>
      <w:bookmarkEnd w:id="30"/>
    </w:p>
    <w:p w14:paraId="26059316" w14:textId="701554D5" w:rsidR="0086245A" w:rsidRPr="003C35C9" w:rsidRDefault="0086245A" w:rsidP="1388F6D9">
      <w:pPr>
        <w:jc w:val="both"/>
        <w:rPr>
          <w:i/>
          <w:iCs/>
        </w:rPr>
      </w:pPr>
      <w:r w:rsidRPr="003C35C9">
        <w:t>Se anexa archivo en la ruta:</w:t>
      </w:r>
      <w:r w:rsidRPr="003C35C9">
        <w:rPr>
          <w:i/>
          <w:iCs/>
        </w:rPr>
        <w:t xml:space="preserve"> </w:t>
      </w:r>
      <w:proofErr w:type="gramStart"/>
      <w:r w:rsidR="0048330A" w:rsidRPr="003C35C9">
        <w:rPr>
          <w:i/>
          <w:iCs/>
        </w:rPr>
        <w:t>{{ route</w:t>
      </w:r>
      <w:proofErr w:type="gramEnd"/>
      <w:r w:rsidR="0048330A" w:rsidRPr="003C35C9">
        <w:rPr>
          <w:i/>
          <w:iCs/>
        </w:rPr>
        <w:t>_</w:t>
      </w:r>
      <w:proofErr w:type="gramStart"/>
      <w:r w:rsidR="0048330A" w:rsidRPr="003C35C9">
        <w:rPr>
          <w:i/>
          <w:iCs/>
        </w:rPr>
        <w:t>21 }</w:t>
      </w:r>
      <w:proofErr w:type="gramEnd"/>
      <w:r w:rsidR="0048330A" w:rsidRPr="003C35C9">
        <w:rPr>
          <w:i/>
          <w:iCs/>
        </w:rPr>
        <w:t xml:space="preserve">} </w:t>
      </w:r>
      <w:r w:rsidR="006A746F" w:rsidRPr="003C35C9">
        <w:rPr>
          <w:i/>
          <w:iCs/>
        </w:rPr>
        <w:t>\</w:t>
      </w:r>
      <w:r w:rsidR="008034ED" w:rsidRPr="003C35C9">
        <w:rPr>
          <w:i/>
          <w:iCs/>
        </w:rPr>
        <w:t xml:space="preserve">01 </w:t>
      </w:r>
      <w:r w:rsidR="006A746F" w:rsidRPr="003C35C9">
        <w:rPr>
          <w:i/>
          <w:iCs/>
        </w:rPr>
        <w:t>OBLIGACIONES GENERALES\</w:t>
      </w:r>
      <w:r w:rsidR="0032184D" w:rsidRPr="003C35C9">
        <w:rPr>
          <w:i/>
          <w:iCs/>
        </w:rPr>
        <w:t>OBLIGACIÓN</w:t>
      </w:r>
      <w:r w:rsidR="006A746F" w:rsidRPr="003C35C9">
        <w:rPr>
          <w:i/>
          <w:iCs/>
        </w:rPr>
        <w:t xml:space="preserve"> 2,5,6,9,13\ANEXO MESA DE SERVICIO\</w:t>
      </w:r>
      <w:r w:rsidR="007847E9" w:rsidRPr="003C35C9">
        <w:t xml:space="preserve"> </w:t>
      </w:r>
      <w:r w:rsidR="007847E9" w:rsidRPr="003C35C9">
        <w:rPr>
          <w:i/>
          <w:iCs/>
        </w:rPr>
        <w:t>DIAGNOSTICO.</w:t>
      </w:r>
    </w:p>
    <w:p w14:paraId="3EE880D8" w14:textId="0545F566" w:rsidR="7486175B" w:rsidRPr="003C35C9" w:rsidRDefault="7486175B" w:rsidP="64644FA8">
      <w:pPr>
        <w:jc w:val="both"/>
      </w:pPr>
      <w:r w:rsidRPr="003C35C9">
        <w:t xml:space="preserve">Mediante comunicado </w:t>
      </w:r>
      <w:proofErr w:type="gramStart"/>
      <w:r w:rsidR="0051076E" w:rsidRPr="003C35C9">
        <w:t>{{ comunicacion</w:t>
      </w:r>
      <w:proofErr w:type="gramEnd"/>
      <w:r w:rsidR="0051076E" w:rsidRPr="003C35C9">
        <w:t>_</w:t>
      </w:r>
      <w:proofErr w:type="gramStart"/>
      <w:r w:rsidR="0051076E" w:rsidRPr="003C35C9">
        <w:t>23 }</w:t>
      </w:r>
      <w:proofErr w:type="gramEnd"/>
      <w:r w:rsidR="0051076E" w:rsidRPr="003C35C9">
        <w:t xml:space="preserve">} </w:t>
      </w:r>
      <w:r w:rsidRPr="003C35C9">
        <w:t xml:space="preserve">se hizo entrega del cronograma propuesto para la realización de las visitas de diagnósticos a los subsistemas para el mes de </w:t>
      </w:r>
      <w:proofErr w:type="gramStart"/>
      <w:r w:rsidR="0051076E" w:rsidRPr="003C35C9">
        <w:t>{{ mes</w:t>
      </w:r>
      <w:proofErr w:type="gramEnd"/>
      <w:r w:rsidR="0051076E" w:rsidRPr="003C35C9">
        <w:t xml:space="preserve"> }}</w:t>
      </w:r>
      <w:r w:rsidRPr="003C35C9">
        <w:t xml:space="preserve"> de </w:t>
      </w:r>
      <w:proofErr w:type="gramStart"/>
      <w:r w:rsidR="0051076E" w:rsidRPr="003C35C9">
        <w:t xml:space="preserve">{{ </w:t>
      </w:r>
      <w:proofErr w:type="spellStart"/>
      <w:r w:rsidR="0051076E" w:rsidRPr="003C35C9">
        <w:t>a</w:t>
      </w:r>
      <w:r w:rsidR="00B60EB4" w:rsidRPr="003C35C9">
        <w:t>nio</w:t>
      </w:r>
      <w:proofErr w:type="spellEnd"/>
      <w:proofErr w:type="gramEnd"/>
      <w:r w:rsidR="0051076E" w:rsidRPr="003C35C9">
        <w:t xml:space="preserve"> }}</w:t>
      </w:r>
      <w:r w:rsidRPr="003C35C9">
        <w:t xml:space="preserve"> e interventoría </w:t>
      </w:r>
      <w:r w:rsidR="00BA40DA" w:rsidRPr="003C35C9">
        <w:t>aprobó</w:t>
      </w:r>
      <w:r w:rsidRPr="003C35C9">
        <w:t xml:space="preserve"> mediante </w:t>
      </w:r>
      <w:r w:rsidR="2D2AA011" w:rsidRPr="003C35C9">
        <w:t xml:space="preserve">oficio </w:t>
      </w:r>
      <w:proofErr w:type="gramStart"/>
      <w:r w:rsidR="0051076E" w:rsidRPr="003C35C9">
        <w:t>{{ oficio</w:t>
      </w:r>
      <w:proofErr w:type="gramEnd"/>
      <w:r w:rsidR="0051076E" w:rsidRPr="003C35C9">
        <w:t>_</w:t>
      </w:r>
      <w:proofErr w:type="gramStart"/>
      <w:r w:rsidR="0051076E" w:rsidRPr="003C35C9">
        <w:t>23 }</w:t>
      </w:r>
      <w:proofErr w:type="gramEnd"/>
      <w:r w:rsidR="0051076E" w:rsidRPr="003C35C9">
        <w:t>}</w:t>
      </w:r>
    </w:p>
    <w:p w14:paraId="5134945E" w14:textId="77777777" w:rsidR="00DB2BDD" w:rsidRPr="003C35C9" w:rsidRDefault="00DB2BDD" w:rsidP="64644FA8">
      <w:pPr>
        <w:jc w:val="both"/>
      </w:pPr>
    </w:p>
    <w:p w14:paraId="3A4D329B" w14:textId="77777777" w:rsidR="007D50F4" w:rsidRPr="003C35C9" w:rsidRDefault="7BF2C916" w:rsidP="00154641">
      <w:pPr>
        <w:pStyle w:val="Ttulo2"/>
        <w:numPr>
          <w:ilvl w:val="1"/>
          <w:numId w:val="5"/>
        </w:numPr>
        <w:rPr>
          <w:b w:val="0"/>
          <w:bCs w:val="0"/>
          <w:color w:val="1F3864"/>
        </w:rPr>
      </w:pPr>
      <w:bookmarkStart w:id="31" w:name="_Toc194682933"/>
      <w:bookmarkStart w:id="32" w:name="_Toc1155838214"/>
      <w:bookmarkStart w:id="33" w:name="_Toc508040677"/>
      <w:bookmarkStart w:id="34" w:name="_Toc845686861"/>
      <w:bookmarkStart w:id="35" w:name="_Toc1013336804"/>
      <w:bookmarkStart w:id="36" w:name="_Toc213336056"/>
      <w:r w:rsidRPr="003C35C9">
        <w:lastRenderedPageBreak/>
        <w:t xml:space="preserve">INFORME CONSOLIDADO DEL ESTADO DE LOS </w:t>
      </w:r>
      <w:proofErr w:type="gramStart"/>
      <w:r w:rsidRPr="003C35C9">
        <w:t>TICKETS</w:t>
      </w:r>
      <w:proofErr w:type="gramEnd"/>
      <w:r w:rsidRPr="003C35C9">
        <w:t xml:space="preserve"> ADMINISTRATIVOS.</w:t>
      </w:r>
      <w:bookmarkEnd w:id="31"/>
      <w:bookmarkEnd w:id="32"/>
      <w:bookmarkEnd w:id="33"/>
      <w:bookmarkEnd w:id="34"/>
      <w:bookmarkEnd w:id="35"/>
      <w:bookmarkEnd w:id="36"/>
    </w:p>
    <w:p w14:paraId="3E9B4365" w14:textId="77777777" w:rsidR="008004F4" w:rsidRPr="003C35C9" w:rsidRDefault="008004F4" w:rsidP="007B11DA">
      <w:pPr>
        <w:jc w:val="both"/>
      </w:pPr>
    </w:p>
    <w:p w14:paraId="6575406C" w14:textId="4BBF335C" w:rsidR="008004F4" w:rsidRPr="003C35C9" w:rsidRDefault="50143EBC" w:rsidP="007B11DA">
      <w:pPr>
        <w:jc w:val="both"/>
      </w:pPr>
      <w:r w:rsidRPr="003C35C9">
        <w:t xml:space="preserve">Durante la ejecución del período de actividades de mantenimientos comprendido entre el </w:t>
      </w:r>
      <w:r w:rsidR="0020544F" w:rsidRPr="003C35C9">
        <w:t xml:space="preserve">                         </w:t>
      </w:r>
      <w:proofErr w:type="gramStart"/>
      <w:r w:rsidR="0020544F" w:rsidRPr="003C35C9">
        <w:t xml:space="preserve">   </w:t>
      </w:r>
      <w:r w:rsidR="00FD4AC0" w:rsidRPr="003C35C9">
        <w:t xml:space="preserve">{{ </w:t>
      </w:r>
      <w:proofErr w:type="spellStart"/>
      <w:r w:rsidR="00FD4AC0" w:rsidRPr="003C35C9">
        <w:t>date</w:t>
      </w:r>
      <w:proofErr w:type="gramEnd"/>
      <w:r w:rsidR="00FD4AC0" w:rsidRPr="003C35C9">
        <w:t>_</w:t>
      </w:r>
      <w:proofErr w:type="gramStart"/>
      <w:r w:rsidR="00FD4AC0" w:rsidRPr="003C35C9">
        <w:t>month</w:t>
      </w:r>
      <w:proofErr w:type="spellEnd"/>
      <w:r w:rsidR="00FD4AC0" w:rsidRPr="003C35C9">
        <w:t xml:space="preserve"> }</w:t>
      </w:r>
      <w:proofErr w:type="gramEnd"/>
      <w:r w:rsidR="00FD4AC0" w:rsidRPr="003C35C9">
        <w:t>}</w:t>
      </w:r>
      <w:r w:rsidRPr="003C35C9">
        <w:t xml:space="preserve"> se ge</w:t>
      </w:r>
      <w:r w:rsidR="00054F10" w:rsidRPr="003C35C9">
        <w:t>stionaron</w:t>
      </w:r>
      <w:r w:rsidRPr="003C35C9">
        <w:t xml:space="preserve"> </w:t>
      </w:r>
      <w:proofErr w:type="gramStart"/>
      <w:r w:rsidR="00055889" w:rsidRPr="003C35C9">
        <w:t>{{ total</w:t>
      </w:r>
      <w:proofErr w:type="gramEnd"/>
      <w:r w:rsidR="00055889" w:rsidRPr="003C35C9">
        <w:t>_</w:t>
      </w:r>
      <w:proofErr w:type="gramStart"/>
      <w:r w:rsidR="00055889" w:rsidRPr="003C35C9">
        <w:t>24 }</w:t>
      </w:r>
      <w:proofErr w:type="gramEnd"/>
      <w:r w:rsidR="00055889" w:rsidRPr="003C35C9">
        <w:t>}</w:t>
      </w:r>
      <w:r w:rsidRPr="003C35C9">
        <w:t xml:space="preserve"> por medio del aplicativo web GLPI. En la siguiente tabla se puede observar la relación de </w:t>
      </w:r>
      <w:proofErr w:type="gramStart"/>
      <w:r w:rsidRPr="003C35C9">
        <w:t>tickets</w:t>
      </w:r>
      <w:proofErr w:type="gramEnd"/>
      <w:r w:rsidRPr="003C35C9">
        <w:t xml:space="preserve"> generado por subsistema, siendo </w:t>
      </w:r>
      <w:proofErr w:type="gramStart"/>
      <w:r w:rsidR="00F42EB5" w:rsidRPr="003C35C9">
        <w:t>{{ mayor</w:t>
      </w:r>
      <w:proofErr w:type="gramEnd"/>
      <w:r w:rsidR="00F42EB5" w:rsidRPr="003C35C9">
        <w:t>_subsistema_</w:t>
      </w:r>
      <w:proofErr w:type="gramStart"/>
      <w:r w:rsidR="00F42EB5" w:rsidRPr="003C35C9">
        <w:t>21 }</w:t>
      </w:r>
      <w:proofErr w:type="gramEnd"/>
      <w:r w:rsidR="00F42EB5" w:rsidRPr="003C35C9">
        <w:t xml:space="preserve">} </w:t>
      </w:r>
      <w:r w:rsidRPr="003C35C9">
        <w:t>creados el proyecto con más casos.</w:t>
      </w:r>
      <w:r w:rsidR="007A52D3" w:rsidRPr="003C35C9">
        <w:t xml:space="preserve"> </w:t>
      </w:r>
    </w:p>
    <w:p w14:paraId="1482F79F" w14:textId="77777777" w:rsidR="004E1769" w:rsidRPr="003C35C9" w:rsidRDefault="004E1769" w:rsidP="007B11DA">
      <w:pPr>
        <w:jc w:val="both"/>
      </w:pPr>
    </w:p>
    <w:p w14:paraId="2ED20441" w14:textId="4D2513EF" w:rsidR="00BC3E8A" w:rsidRPr="003C35C9" w:rsidRDefault="00BC3E8A" w:rsidP="00B76ECC">
      <w:pPr>
        <w:jc w:val="center"/>
      </w:pPr>
      <w:proofErr w:type="gramStart"/>
      <w:r w:rsidRPr="003C35C9">
        <w:t xml:space="preserve">{{ </w:t>
      </w:r>
      <w:r w:rsidR="0054649C" w:rsidRPr="003C35C9">
        <w:t>table</w:t>
      </w:r>
      <w:proofErr w:type="gramEnd"/>
      <w:r w:rsidR="0054649C" w:rsidRPr="003C35C9">
        <w:t>_24_1_</w:t>
      </w:r>
      <w:proofErr w:type="gramStart"/>
      <w:r w:rsidR="0054649C" w:rsidRPr="003C35C9">
        <w:t>placeholder</w:t>
      </w:r>
      <w:r w:rsidRPr="003C35C9">
        <w:t xml:space="preserve"> }</w:t>
      </w:r>
      <w:proofErr w:type="gramEnd"/>
      <w:r w:rsidRPr="003C35C9">
        <w:t>}</w:t>
      </w:r>
    </w:p>
    <w:p w14:paraId="50CA67B3" w14:textId="77777777" w:rsidR="007D50F4" w:rsidRPr="003C35C9" w:rsidRDefault="00F902A0" w:rsidP="00246F30">
      <w:pPr>
        <w:pStyle w:val="Descripcin"/>
        <w:jc w:val="center"/>
        <w:rPr>
          <w:i w:val="0"/>
          <w:color w:val="44546A"/>
        </w:rPr>
      </w:pPr>
      <w:r w:rsidRPr="003C35C9">
        <w:t xml:space="preserve"> </w:t>
      </w:r>
      <w:bookmarkStart w:id="37" w:name="_Toc215127993"/>
      <w:r w:rsidR="00D77773" w:rsidRPr="003C35C9">
        <w:t xml:space="preserve">Tabla </w:t>
      </w:r>
      <w:r w:rsidRPr="003C35C9">
        <w:fldChar w:fldCharType="begin"/>
      </w:r>
      <w:r w:rsidRPr="003C35C9">
        <w:instrText>SEQ Tabla \* ARABIC</w:instrText>
      </w:r>
      <w:r w:rsidRPr="003C35C9">
        <w:fldChar w:fldCharType="separate"/>
      </w:r>
      <w:r w:rsidR="00F63AC2" w:rsidRPr="003C35C9">
        <w:rPr>
          <w:noProof/>
        </w:rPr>
        <w:t>14</w:t>
      </w:r>
      <w:r w:rsidRPr="003C35C9">
        <w:fldChar w:fldCharType="end"/>
      </w:r>
      <w:r w:rsidR="00D77773" w:rsidRPr="003C35C9">
        <w:t xml:space="preserve">. </w:t>
      </w:r>
      <w:proofErr w:type="gramStart"/>
      <w:r w:rsidR="00D77773" w:rsidRPr="003C35C9">
        <w:t>TICKETS</w:t>
      </w:r>
      <w:proofErr w:type="gramEnd"/>
      <w:r w:rsidR="00D77773" w:rsidRPr="003C35C9">
        <w:t xml:space="preserve"> GENERADOS POR PROYECTO</w:t>
      </w:r>
      <w:bookmarkEnd w:id="37"/>
    </w:p>
    <w:p w14:paraId="7FF9110B" w14:textId="60EB717E" w:rsidR="00883E60" w:rsidRPr="003C35C9" w:rsidRDefault="00883E60" w:rsidP="00B35028">
      <w:pPr>
        <w:spacing w:after="0" w:line="240" w:lineRule="auto"/>
        <w:ind w:right="50"/>
        <w:jc w:val="both"/>
      </w:pPr>
      <w:r w:rsidRPr="003C35C9">
        <w:t xml:space="preserve">Se anexa archivo en la ruta: </w:t>
      </w:r>
      <w:proofErr w:type="gramStart"/>
      <w:r w:rsidR="00C92FC9" w:rsidRPr="003C35C9">
        <w:rPr>
          <w:i/>
        </w:rPr>
        <w:t>{{ route</w:t>
      </w:r>
      <w:proofErr w:type="gramEnd"/>
      <w:r w:rsidR="00C92FC9" w:rsidRPr="003C35C9">
        <w:rPr>
          <w:i/>
        </w:rPr>
        <w:t>_</w:t>
      </w:r>
      <w:proofErr w:type="gramStart"/>
      <w:r w:rsidR="00C92FC9" w:rsidRPr="003C35C9">
        <w:rPr>
          <w:i/>
        </w:rPr>
        <w:t>21 }}</w:t>
      </w:r>
      <w:r w:rsidR="006A746F" w:rsidRPr="003C35C9">
        <w:rPr>
          <w:i/>
        </w:rPr>
        <w:t>\</w:t>
      </w:r>
      <w:proofErr w:type="gramEnd"/>
      <w:r w:rsidR="008034ED" w:rsidRPr="003C35C9">
        <w:rPr>
          <w:i/>
        </w:rPr>
        <w:t xml:space="preserve">01 </w:t>
      </w:r>
      <w:r w:rsidR="006A746F" w:rsidRPr="003C35C9">
        <w:rPr>
          <w:i/>
        </w:rPr>
        <w:t>OBLIGACIONES GENERALES\</w:t>
      </w:r>
      <w:r w:rsidR="0032184D" w:rsidRPr="003C35C9">
        <w:rPr>
          <w:i/>
        </w:rPr>
        <w:t>OBLIGACIÓN</w:t>
      </w:r>
      <w:r w:rsidR="006A746F" w:rsidRPr="003C35C9">
        <w:rPr>
          <w:i/>
        </w:rPr>
        <w:t xml:space="preserve"> 2,5,6,9,13\ANEXO MESA DE SERVICIO\REPORTE DIARIO </w:t>
      </w:r>
      <w:proofErr w:type="gramStart"/>
      <w:r w:rsidR="006A746F" w:rsidRPr="003C35C9">
        <w:rPr>
          <w:i/>
        </w:rPr>
        <w:t>TICKET</w:t>
      </w:r>
      <w:proofErr w:type="gramEnd"/>
      <w:r w:rsidR="006A746F" w:rsidRPr="003C35C9">
        <w:t xml:space="preserve"> </w:t>
      </w:r>
      <w:r w:rsidR="0003028C" w:rsidRPr="003C35C9">
        <w:t>&gt;</w:t>
      </w:r>
      <w:r w:rsidR="00D1710C" w:rsidRPr="003C35C9">
        <w:t xml:space="preserve"> </w:t>
      </w:r>
      <w:proofErr w:type="gramStart"/>
      <w:r w:rsidR="00D1710C" w:rsidRPr="003C35C9">
        <w:t>{{ name</w:t>
      </w:r>
      <w:proofErr w:type="gramEnd"/>
      <w:r w:rsidR="00D1710C" w:rsidRPr="003C35C9">
        <w:t>_document_</w:t>
      </w:r>
      <w:proofErr w:type="gramStart"/>
      <w:r w:rsidR="00D1710C" w:rsidRPr="003C35C9">
        <w:t>24 }</w:t>
      </w:r>
      <w:proofErr w:type="gramEnd"/>
      <w:r w:rsidR="00D1710C" w:rsidRPr="003C35C9">
        <w:t>}</w:t>
      </w:r>
      <w:r w:rsidR="009E20C4" w:rsidRPr="003C35C9">
        <w:t>.xlsx</w:t>
      </w:r>
      <w:r w:rsidRPr="003C35C9">
        <w:t>. Donde se podrán verificar los datos aquí mencionados.</w:t>
      </w:r>
    </w:p>
    <w:p w14:paraId="110FDD18" w14:textId="77777777" w:rsidR="00883E60" w:rsidRPr="003C35C9" w:rsidRDefault="00883E60" w:rsidP="00883E60">
      <w:pPr>
        <w:spacing w:after="0" w:line="240" w:lineRule="auto"/>
        <w:ind w:right="50"/>
      </w:pPr>
    </w:p>
    <w:p w14:paraId="28A18C34" w14:textId="37ADFA03" w:rsidR="00376926" w:rsidRPr="003C35C9" w:rsidRDefault="00883E60" w:rsidP="00012EA3">
      <w:pPr>
        <w:spacing w:after="0" w:line="240" w:lineRule="auto"/>
        <w:ind w:right="50"/>
        <w:jc w:val="both"/>
      </w:pPr>
      <w:r w:rsidRPr="003C35C9">
        <w:t xml:space="preserve">En la tabla anterior se observa el estado de los </w:t>
      </w:r>
      <w:proofErr w:type="gramStart"/>
      <w:r w:rsidRPr="003C35C9">
        <w:t>tickets</w:t>
      </w:r>
      <w:proofErr w:type="gramEnd"/>
      <w:r w:rsidRPr="003C35C9">
        <w:t xml:space="preserve"> generados durante el período objeto del presente informe, es de aclarar que los estados pueden variar teniendo en cuenta que su estado se modifica de acuerdo con la gestión o atención, se aclara que la información relacionada es con base a la información descargada del día </w:t>
      </w:r>
      <w:proofErr w:type="gramStart"/>
      <w:r w:rsidR="00664550" w:rsidRPr="003C35C9">
        <w:t xml:space="preserve">{{ </w:t>
      </w:r>
      <w:proofErr w:type="spellStart"/>
      <w:r w:rsidR="00664550" w:rsidRPr="003C35C9">
        <w:t>date</w:t>
      </w:r>
      <w:proofErr w:type="gramEnd"/>
      <w:r w:rsidR="00664550" w:rsidRPr="003C35C9">
        <w:t>_</w:t>
      </w:r>
      <w:proofErr w:type="gramStart"/>
      <w:r w:rsidR="00664550" w:rsidRPr="003C35C9">
        <w:t>month</w:t>
      </w:r>
      <w:proofErr w:type="spellEnd"/>
      <w:r w:rsidR="00664550" w:rsidRPr="003C35C9">
        <w:t xml:space="preserve"> }</w:t>
      </w:r>
      <w:proofErr w:type="gramEnd"/>
      <w:r w:rsidR="00664550" w:rsidRPr="003C35C9">
        <w:t>}</w:t>
      </w:r>
      <w:r w:rsidRPr="003C35C9">
        <w:t>.</w:t>
      </w:r>
    </w:p>
    <w:p w14:paraId="588C805B" w14:textId="77777777" w:rsidR="00E72010" w:rsidRPr="003C35C9" w:rsidRDefault="00E72010" w:rsidP="00012EA3">
      <w:pPr>
        <w:spacing w:after="0" w:line="240" w:lineRule="auto"/>
        <w:ind w:right="50"/>
        <w:jc w:val="both"/>
      </w:pPr>
    </w:p>
    <w:p w14:paraId="2124F841" w14:textId="77777777" w:rsidR="0009494A" w:rsidRPr="003C35C9" w:rsidRDefault="00E72010" w:rsidP="00012EA3">
      <w:pPr>
        <w:spacing w:after="0" w:line="240" w:lineRule="auto"/>
        <w:ind w:right="50"/>
        <w:jc w:val="both"/>
      </w:pPr>
      <w:r w:rsidRPr="003C35C9">
        <w:t xml:space="preserve">En la siguiente tabla </w:t>
      </w:r>
      <w:r w:rsidR="005D1448" w:rsidRPr="003C35C9">
        <w:t xml:space="preserve">se da una </w:t>
      </w:r>
      <w:r w:rsidR="00B55514" w:rsidRPr="003C35C9">
        <w:t xml:space="preserve">breve </w:t>
      </w:r>
      <w:r w:rsidR="00590263" w:rsidRPr="003C35C9">
        <w:t>explicación</w:t>
      </w:r>
      <w:r w:rsidR="00B55514" w:rsidRPr="003C35C9">
        <w:t xml:space="preserve"> en cuanto a l</w:t>
      </w:r>
      <w:r w:rsidR="00C73A41" w:rsidRPr="003C35C9">
        <w:t xml:space="preserve">os estados en cuanto a </w:t>
      </w:r>
      <w:r w:rsidR="00280107" w:rsidRPr="003C35C9">
        <w:t>la gestión</w:t>
      </w:r>
      <w:r w:rsidR="00B55514" w:rsidRPr="003C35C9">
        <w:t xml:space="preserve"> de </w:t>
      </w:r>
      <w:proofErr w:type="gramStart"/>
      <w:r w:rsidR="00B55514" w:rsidRPr="003C35C9">
        <w:t>tickets</w:t>
      </w:r>
      <w:proofErr w:type="gramEnd"/>
      <w:r w:rsidR="00B55514" w:rsidRPr="003C35C9">
        <w:t xml:space="preserve"> esto con el fin de</w:t>
      </w:r>
      <w:r w:rsidR="00590263" w:rsidRPr="003C35C9">
        <w:t xml:space="preserve"> dar un mejor entendimiento</w:t>
      </w:r>
      <w:r w:rsidR="00E33C8D" w:rsidRPr="003C35C9">
        <w:t>:</w:t>
      </w:r>
    </w:p>
    <w:p w14:paraId="22549D3F" w14:textId="77777777" w:rsidR="00497F08" w:rsidRPr="003C35C9" w:rsidRDefault="00497F08" w:rsidP="00012EA3">
      <w:pPr>
        <w:spacing w:after="0" w:line="240" w:lineRule="auto"/>
        <w:ind w:right="50"/>
        <w:jc w:val="both"/>
      </w:pPr>
    </w:p>
    <w:p w14:paraId="2321463E" w14:textId="77777777" w:rsidR="00497F08" w:rsidRPr="003C35C9" w:rsidRDefault="00497F08" w:rsidP="00012EA3">
      <w:pPr>
        <w:spacing w:after="0" w:line="240" w:lineRule="auto"/>
        <w:ind w:right="50"/>
        <w:jc w:val="both"/>
      </w:pPr>
    </w:p>
    <w:p w14:paraId="4E906F85" w14:textId="77777777" w:rsidR="0009494A" w:rsidRPr="003C35C9" w:rsidRDefault="0009494A" w:rsidP="00012EA3">
      <w:pPr>
        <w:spacing w:after="0" w:line="240" w:lineRule="auto"/>
        <w:ind w:right="50"/>
        <w:jc w:val="both"/>
      </w:pPr>
    </w:p>
    <w:tbl>
      <w:tblPr>
        <w:tblStyle w:val="Tabladelista4-nfasis1"/>
        <w:tblW w:w="8820" w:type="dxa"/>
        <w:tblLook w:val="04A0" w:firstRow="1" w:lastRow="0" w:firstColumn="1" w:lastColumn="0" w:noHBand="0" w:noVBand="1"/>
      </w:tblPr>
      <w:tblGrid>
        <w:gridCol w:w="2263"/>
        <w:gridCol w:w="6557"/>
      </w:tblGrid>
      <w:tr w:rsidR="0009494A" w:rsidRPr="003C35C9" w14:paraId="52621121" w14:textId="77777777" w:rsidTr="00322E0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2263" w:type="dxa"/>
            <w:hideMark/>
          </w:tcPr>
          <w:p w14:paraId="16132799" w14:textId="77777777" w:rsidR="0009494A" w:rsidRPr="003C35C9" w:rsidRDefault="00101FC5" w:rsidP="00F119D4">
            <w:pPr>
              <w:spacing w:after="160"/>
              <w:jc w:val="center"/>
              <w:rPr>
                <w:sz w:val="16"/>
                <w:szCs w:val="16"/>
              </w:rPr>
            </w:pPr>
            <w:r w:rsidRPr="003C35C9">
              <w:rPr>
                <w:sz w:val="16"/>
                <w:szCs w:val="16"/>
              </w:rPr>
              <w:t>ESTADO</w:t>
            </w:r>
          </w:p>
        </w:tc>
        <w:tc>
          <w:tcPr>
            <w:tcW w:w="6557" w:type="dxa"/>
            <w:hideMark/>
          </w:tcPr>
          <w:p w14:paraId="77E2C9BB" w14:textId="77777777" w:rsidR="0009494A" w:rsidRPr="003C35C9" w:rsidRDefault="00101FC5" w:rsidP="00F119D4">
            <w:pPr>
              <w:spacing w:after="160"/>
              <w:jc w:val="center"/>
              <w:cnfStyle w:val="100000000000" w:firstRow="1" w:lastRow="0" w:firstColumn="0" w:lastColumn="0" w:oddVBand="0" w:evenVBand="0" w:oddHBand="0" w:evenHBand="0" w:firstRowFirstColumn="0" w:firstRowLastColumn="0" w:lastRowFirstColumn="0" w:lastRowLastColumn="0"/>
              <w:rPr>
                <w:sz w:val="16"/>
                <w:szCs w:val="16"/>
              </w:rPr>
            </w:pPr>
            <w:r w:rsidRPr="003C35C9">
              <w:rPr>
                <w:sz w:val="16"/>
                <w:szCs w:val="16"/>
              </w:rPr>
              <w:t>DESCRIPCIÓN</w:t>
            </w:r>
          </w:p>
        </w:tc>
      </w:tr>
      <w:tr w:rsidR="0009494A" w:rsidRPr="003C35C9" w14:paraId="52C34565" w14:textId="77777777" w:rsidTr="00322E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1738051E" w14:textId="77777777" w:rsidR="0009494A" w:rsidRPr="003C35C9" w:rsidRDefault="00101FC5" w:rsidP="00F119D4">
            <w:pPr>
              <w:spacing w:after="160"/>
              <w:jc w:val="center"/>
              <w:rPr>
                <w:sz w:val="16"/>
                <w:szCs w:val="16"/>
              </w:rPr>
            </w:pPr>
            <w:r w:rsidRPr="003C35C9">
              <w:rPr>
                <w:sz w:val="16"/>
                <w:szCs w:val="16"/>
              </w:rPr>
              <w:t>NUEVO</w:t>
            </w:r>
          </w:p>
        </w:tc>
        <w:tc>
          <w:tcPr>
            <w:tcW w:w="6557" w:type="dxa"/>
            <w:hideMark/>
          </w:tcPr>
          <w:p w14:paraId="5B29197A" w14:textId="77777777" w:rsidR="0009494A" w:rsidRPr="003C35C9" w:rsidRDefault="00101FC5" w:rsidP="00F119D4">
            <w:pPr>
              <w:spacing w:after="160"/>
              <w:jc w:val="center"/>
              <w:cnfStyle w:val="000000100000" w:firstRow="0" w:lastRow="0" w:firstColumn="0" w:lastColumn="0" w:oddVBand="0" w:evenVBand="0" w:oddHBand="1" w:evenHBand="0" w:firstRowFirstColumn="0" w:firstRowLastColumn="0" w:lastRowFirstColumn="0" w:lastRowLastColumn="0"/>
              <w:rPr>
                <w:sz w:val="16"/>
                <w:szCs w:val="16"/>
              </w:rPr>
            </w:pPr>
            <w:r w:rsidRPr="003C35C9">
              <w:rPr>
                <w:sz w:val="16"/>
                <w:szCs w:val="16"/>
              </w:rPr>
              <w:t>SOLICITUDES REPORTADAS, PERO NO SON ASIGNADOS.</w:t>
            </w:r>
          </w:p>
        </w:tc>
      </w:tr>
      <w:tr w:rsidR="0009494A" w:rsidRPr="003C35C9" w14:paraId="4C83DDED" w14:textId="77777777" w:rsidTr="00322E05">
        <w:trPr>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284A18FF" w14:textId="77777777" w:rsidR="0009494A" w:rsidRPr="003C35C9" w:rsidRDefault="00101FC5" w:rsidP="00F119D4">
            <w:pPr>
              <w:spacing w:after="160"/>
              <w:jc w:val="center"/>
              <w:rPr>
                <w:sz w:val="16"/>
                <w:szCs w:val="16"/>
              </w:rPr>
            </w:pPr>
            <w:r w:rsidRPr="003C35C9">
              <w:rPr>
                <w:sz w:val="16"/>
                <w:szCs w:val="16"/>
              </w:rPr>
              <w:t>EN CURSO (ASIGNADO)</w:t>
            </w:r>
          </w:p>
        </w:tc>
        <w:tc>
          <w:tcPr>
            <w:tcW w:w="6557" w:type="dxa"/>
            <w:hideMark/>
          </w:tcPr>
          <w:p w14:paraId="3DADB84B" w14:textId="77777777" w:rsidR="0009494A" w:rsidRPr="003C35C9" w:rsidRDefault="00101FC5" w:rsidP="00F119D4">
            <w:pPr>
              <w:spacing w:after="160"/>
              <w:jc w:val="center"/>
              <w:cnfStyle w:val="000000000000" w:firstRow="0" w:lastRow="0" w:firstColumn="0" w:lastColumn="0" w:oddVBand="0" w:evenVBand="0" w:oddHBand="0" w:evenHBand="0" w:firstRowFirstColumn="0" w:firstRowLastColumn="0" w:lastRowFirstColumn="0" w:lastRowLastColumn="0"/>
              <w:rPr>
                <w:sz w:val="16"/>
                <w:szCs w:val="16"/>
              </w:rPr>
            </w:pPr>
            <w:r w:rsidRPr="003C35C9">
              <w:rPr>
                <w:sz w:val="16"/>
                <w:szCs w:val="16"/>
              </w:rPr>
              <w:t>ASIGNADO A UN ÁREA O A LA MESA DE SERVICIO.</w:t>
            </w:r>
          </w:p>
        </w:tc>
      </w:tr>
      <w:tr w:rsidR="0009494A" w:rsidRPr="003C35C9" w14:paraId="0B68589A" w14:textId="77777777" w:rsidTr="00322E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79E5AE47" w14:textId="77777777" w:rsidR="0009494A" w:rsidRPr="003C35C9" w:rsidRDefault="00101FC5" w:rsidP="00F119D4">
            <w:pPr>
              <w:spacing w:after="160"/>
              <w:jc w:val="center"/>
              <w:rPr>
                <w:sz w:val="16"/>
                <w:szCs w:val="16"/>
              </w:rPr>
            </w:pPr>
            <w:r w:rsidRPr="003C35C9">
              <w:rPr>
                <w:sz w:val="16"/>
                <w:szCs w:val="16"/>
              </w:rPr>
              <w:t>EN CURSO (PLANIFICADO)</w:t>
            </w:r>
          </w:p>
        </w:tc>
        <w:tc>
          <w:tcPr>
            <w:tcW w:w="6557" w:type="dxa"/>
            <w:hideMark/>
          </w:tcPr>
          <w:p w14:paraId="7B5BCA2F" w14:textId="77777777" w:rsidR="0009494A" w:rsidRPr="003C35C9" w:rsidRDefault="00101FC5" w:rsidP="00F119D4">
            <w:pPr>
              <w:spacing w:after="160"/>
              <w:jc w:val="center"/>
              <w:cnfStyle w:val="000000100000" w:firstRow="0" w:lastRow="0" w:firstColumn="0" w:lastColumn="0" w:oddVBand="0" w:evenVBand="0" w:oddHBand="1" w:evenHBand="0" w:firstRowFirstColumn="0" w:firstRowLastColumn="0" w:lastRowFirstColumn="0" w:lastRowLastColumn="0"/>
              <w:rPr>
                <w:sz w:val="16"/>
                <w:szCs w:val="16"/>
              </w:rPr>
            </w:pPr>
            <w:r w:rsidRPr="003C35C9">
              <w:rPr>
                <w:sz w:val="16"/>
                <w:szCs w:val="16"/>
              </w:rPr>
              <w:t>EL PERSONAL HA RESPONDIDO Y ACEPTADO EL INCIDENTE Y DEBE PLANIFICAR LA ATENCIÓN DEL INCIDENTE.</w:t>
            </w:r>
          </w:p>
        </w:tc>
      </w:tr>
      <w:tr w:rsidR="0009494A" w:rsidRPr="003C35C9" w14:paraId="6A1BC7E9" w14:textId="77777777" w:rsidTr="00322E05">
        <w:trPr>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3D1BB23C" w14:textId="77777777" w:rsidR="0009494A" w:rsidRPr="003C35C9" w:rsidRDefault="00101FC5" w:rsidP="00F119D4">
            <w:pPr>
              <w:spacing w:after="160"/>
              <w:jc w:val="center"/>
              <w:rPr>
                <w:sz w:val="16"/>
                <w:szCs w:val="16"/>
              </w:rPr>
            </w:pPr>
            <w:r w:rsidRPr="003C35C9">
              <w:rPr>
                <w:sz w:val="16"/>
                <w:szCs w:val="16"/>
              </w:rPr>
              <w:t>EN ESPERA</w:t>
            </w:r>
          </w:p>
        </w:tc>
        <w:tc>
          <w:tcPr>
            <w:tcW w:w="6557" w:type="dxa"/>
            <w:hideMark/>
          </w:tcPr>
          <w:p w14:paraId="6A917AAA" w14:textId="77777777" w:rsidR="0009494A" w:rsidRPr="003C35C9" w:rsidRDefault="00101FC5" w:rsidP="00F119D4">
            <w:pPr>
              <w:spacing w:after="160"/>
              <w:jc w:val="center"/>
              <w:cnfStyle w:val="000000000000" w:firstRow="0" w:lastRow="0" w:firstColumn="0" w:lastColumn="0" w:oddVBand="0" w:evenVBand="0" w:oddHBand="0" w:evenHBand="0" w:firstRowFirstColumn="0" w:firstRowLastColumn="0" w:lastRowFirstColumn="0" w:lastRowLastColumn="0"/>
              <w:rPr>
                <w:sz w:val="16"/>
                <w:szCs w:val="16"/>
              </w:rPr>
            </w:pPr>
            <w:r w:rsidRPr="003C35C9">
              <w:rPr>
                <w:sz w:val="16"/>
                <w:szCs w:val="16"/>
              </w:rPr>
              <w:t>EL TRATAMIENTO DEL INCIDENTE ESTÁ SUJETO A UN TERCERO COMO ENEL, ETB, IDU, ASEGURADORA, ETC. NO SE DA CIERRE HASTA TENER SOLUCIÓN DEL TERCERO.</w:t>
            </w:r>
          </w:p>
        </w:tc>
      </w:tr>
      <w:tr w:rsidR="0009494A" w:rsidRPr="003C35C9" w14:paraId="11B97C75" w14:textId="77777777" w:rsidTr="00322E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46D13506" w14:textId="77777777" w:rsidR="0009494A" w:rsidRPr="003C35C9" w:rsidRDefault="00101FC5" w:rsidP="00F119D4">
            <w:pPr>
              <w:spacing w:after="160"/>
              <w:jc w:val="center"/>
              <w:rPr>
                <w:sz w:val="16"/>
                <w:szCs w:val="16"/>
              </w:rPr>
            </w:pPr>
            <w:r w:rsidRPr="003C35C9">
              <w:rPr>
                <w:sz w:val="16"/>
                <w:szCs w:val="16"/>
              </w:rPr>
              <w:t>RESUELTO</w:t>
            </w:r>
          </w:p>
        </w:tc>
        <w:tc>
          <w:tcPr>
            <w:tcW w:w="6557" w:type="dxa"/>
            <w:hideMark/>
          </w:tcPr>
          <w:p w14:paraId="62EBF8ED" w14:textId="77777777" w:rsidR="0009494A" w:rsidRPr="003C35C9" w:rsidRDefault="00101FC5" w:rsidP="00F119D4">
            <w:pPr>
              <w:spacing w:after="160"/>
              <w:jc w:val="center"/>
              <w:cnfStyle w:val="000000100000" w:firstRow="0" w:lastRow="0" w:firstColumn="0" w:lastColumn="0" w:oddVBand="0" w:evenVBand="0" w:oddHBand="1" w:evenHBand="0" w:firstRowFirstColumn="0" w:firstRowLastColumn="0" w:lastRowFirstColumn="0" w:lastRowLastColumn="0"/>
              <w:rPr>
                <w:sz w:val="16"/>
                <w:szCs w:val="16"/>
              </w:rPr>
            </w:pPr>
            <w:r w:rsidRPr="003C35C9">
              <w:rPr>
                <w:sz w:val="16"/>
                <w:szCs w:val="16"/>
              </w:rPr>
              <w:t>EL INCIDENTE ES SOLUCIONADO, Y EL USUARIO DEBE VERIFICAR QUE EL INCIDENTE HA SIDO RESUELTO.</w:t>
            </w:r>
          </w:p>
        </w:tc>
      </w:tr>
      <w:tr w:rsidR="0009494A" w:rsidRPr="003C35C9" w14:paraId="26AF4AEE" w14:textId="77777777" w:rsidTr="00322E05">
        <w:trPr>
          <w:trHeight w:val="20"/>
        </w:trPr>
        <w:tc>
          <w:tcPr>
            <w:cnfStyle w:val="001000000000" w:firstRow="0" w:lastRow="0" w:firstColumn="1" w:lastColumn="0" w:oddVBand="0" w:evenVBand="0" w:oddHBand="0" w:evenHBand="0" w:firstRowFirstColumn="0" w:firstRowLastColumn="0" w:lastRowFirstColumn="0" w:lastRowLastColumn="0"/>
            <w:tcW w:w="2263" w:type="dxa"/>
            <w:hideMark/>
          </w:tcPr>
          <w:p w14:paraId="13E85E9C" w14:textId="77777777" w:rsidR="0009494A" w:rsidRPr="003C35C9" w:rsidRDefault="00101FC5" w:rsidP="00F119D4">
            <w:pPr>
              <w:spacing w:after="160"/>
              <w:jc w:val="center"/>
              <w:rPr>
                <w:sz w:val="16"/>
                <w:szCs w:val="16"/>
              </w:rPr>
            </w:pPr>
            <w:r w:rsidRPr="003C35C9">
              <w:rPr>
                <w:sz w:val="16"/>
                <w:szCs w:val="16"/>
              </w:rPr>
              <w:t>CERRADO</w:t>
            </w:r>
          </w:p>
        </w:tc>
        <w:tc>
          <w:tcPr>
            <w:tcW w:w="6557" w:type="dxa"/>
            <w:hideMark/>
          </w:tcPr>
          <w:p w14:paraId="548252CC" w14:textId="77777777" w:rsidR="0009494A" w:rsidRPr="003C35C9" w:rsidRDefault="00101FC5" w:rsidP="00F119D4">
            <w:pPr>
              <w:keepNext/>
              <w:spacing w:after="160"/>
              <w:jc w:val="center"/>
              <w:cnfStyle w:val="000000000000" w:firstRow="0" w:lastRow="0" w:firstColumn="0" w:lastColumn="0" w:oddVBand="0" w:evenVBand="0" w:oddHBand="0" w:evenHBand="0" w:firstRowFirstColumn="0" w:firstRowLastColumn="0" w:lastRowFirstColumn="0" w:lastRowLastColumn="0"/>
              <w:rPr>
                <w:sz w:val="16"/>
                <w:szCs w:val="16"/>
              </w:rPr>
            </w:pPr>
            <w:r w:rsidRPr="003C35C9">
              <w:rPr>
                <w:sz w:val="16"/>
                <w:szCs w:val="16"/>
              </w:rPr>
              <w:t>CUANDO EL INTERVENTOR CONFIRME QUE HA SIDO RESUELTO PROCEDE A CERRAR EL INCIDENTE O SOLICITUD.</w:t>
            </w:r>
          </w:p>
        </w:tc>
      </w:tr>
    </w:tbl>
    <w:p w14:paraId="2DDA58BD" w14:textId="77777777" w:rsidR="00E72010" w:rsidRPr="003C35C9" w:rsidRDefault="00941D4B" w:rsidP="00CF673E">
      <w:pPr>
        <w:pStyle w:val="Descripcin"/>
        <w:jc w:val="center"/>
      </w:pPr>
      <w:bookmarkStart w:id="38" w:name="_Toc215127994"/>
      <w:r w:rsidRPr="003C35C9">
        <w:t xml:space="preserve">Tabla </w:t>
      </w:r>
      <w:r w:rsidRPr="003C35C9">
        <w:fldChar w:fldCharType="begin"/>
      </w:r>
      <w:r w:rsidRPr="003C35C9">
        <w:instrText>SEQ Tabla \* ARABIC</w:instrText>
      </w:r>
      <w:r w:rsidRPr="003C35C9">
        <w:fldChar w:fldCharType="separate"/>
      </w:r>
      <w:r w:rsidR="00F63AC2" w:rsidRPr="003C35C9">
        <w:rPr>
          <w:noProof/>
        </w:rPr>
        <w:t>15</w:t>
      </w:r>
      <w:r w:rsidRPr="003C35C9">
        <w:fldChar w:fldCharType="end"/>
      </w:r>
      <w:r w:rsidR="00AE722B" w:rsidRPr="003C35C9">
        <w:t xml:space="preserve">. </w:t>
      </w:r>
      <w:r w:rsidR="00CF673E" w:rsidRPr="003C35C9">
        <w:t xml:space="preserve">DESCRIPCIÓN DEL ESTADO DE LOS </w:t>
      </w:r>
      <w:proofErr w:type="gramStart"/>
      <w:r w:rsidR="00CF673E" w:rsidRPr="003C35C9">
        <w:t>TICKETS</w:t>
      </w:r>
      <w:bookmarkEnd w:id="38"/>
      <w:proofErr w:type="gramEnd"/>
    </w:p>
    <w:p w14:paraId="09F4D7E9" w14:textId="64B75F45" w:rsidR="00C773BF" w:rsidRPr="003C35C9" w:rsidRDefault="00941D4B" w:rsidP="00416C6A">
      <w:pPr>
        <w:jc w:val="both"/>
      </w:pPr>
      <w:r w:rsidRPr="003C35C9">
        <w:t xml:space="preserve">En </w:t>
      </w:r>
      <w:r w:rsidR="009F41AB" w:rsidRPr="003C35C9">
        <w:t xml:space="preserve">  la siguiente tabla se indica la gestión y el estado de cada uno de los </w:t>
      </w:r>
      <w:proofErr w:type="gramStart"/>
      <w:r w:rsidR="009F41AB" w:rsidRPr="003C35C9">
        <w:t>tickets</w:t>
      </w:r>
      <w:proofErr w:type="gramEnd"/>
      <w:r w:rsidR="006A1673" w:rsidRPr="003C35C9">
        <w:t xml:space="preserve"> por subsistema</w:t>
      </w:r>
      <w:r w:rsidR="004A04E2" w:rsidRPr="003C35C9">
        <w:t xml:space="preserve">, que se realizaron en el mes de </w:t>
      </w:r>
      <w:proofErr w:type="gramStart"/>
      <w:r w:rsidR="008549BC" w:rsidRPr="003C35C9">
        <w:t>{{ mes</w:t>
      </w:r>
      <w:proofErr w:type="gramEnd"/>
      <w:r w:rsidR="008549BC" w:rsidRPr="003C35C9">
        <w:t xml:space="preserve"> }}</w:t>
      </w:r>
      <w:r w:rsidR="004A04E2" w:rsidRPr="003C35C9">
        <w:t xml:space="preserve"> de </w:t>
      </w:r>
      <w:proofErr w:type="gramStart"/>
      <w:r w:rsidR="008549BC" w:rsidRPr="003C35C9">
        <w:t xml:space="preserve">{{ </w:t>
      </w:r>
      <w:proofErr w:type="spellStart"/>
      <w:r w:rsidR="008549BC" w:rsidRPr="003C35C9">
        <w:t>anio</w:t>
      </w:r>
      <w:proofErr w:type="spellEnd"/>
      <w:proofErr w:type="gramEnd"/>
      <w:r w:rsidR="008549BC" w:rsidRPr="003C35C9">
        <w:t xml:space="preserve"> }}</w:t>
      </w:r>
      <w:r w:rsidR="004A04E2" w:rsidRPr="003C35C9">
        <w:t>.</w:t>
      </w:r>
    </w:p>
    <w:p w14:paraId="5959575F" w14:textId="77777777" w:rsidR="002B602A" w:rsidRPr="003C35C9" w:rsidRDefault="002B602A" w:rsidP="00416C6A">
      <w:pPr>
        <w:jc w:val="both"/>
      </w:pPr>
    </w:p>
    <w:p w14:paraId="7F701189" w14:textId="77777777" w:rsidR="002B602A" w:rsidRPr="003C35C9" w:rsidRDefault="002B602A" w:rsidP="00416C6A">
      <w:pPr>
        <w:jc w:val="both"/>
      </w:pPr>
    </w:p>
    <w:p w14:paraId="2494657E" w14:textId="110853FF" w:rsidR="001F1D20" w:rsidRPr="003C35C9" w:rsidRDefault="00C27F09" w:rsidP="00F23ED7">
      <w:pPr>
        <w:spacing w:after="0" w:line="240" w:lineRule="auto"/>
        <w:jc w:val="center"/>
        <w:rPr>
          <w:bCs/>
          <w:sz w:val="20"/>
          <w:szCs w:val="20"/>
        </w:rPr>
      </w:pPr>
      <w:proofErr w:type="gramStart"/>
      <w:r w:rsidRPr="003C35C9">
        <w:rPr>
          <w:bCs/>
          <w:sz w:val="20"/>
          <w:szCs w:val="20"/>
        </w:rPr>
        <w:lastRenderedPageBreak/>
        <w:t xml:space="preserve">{{ </w:t>
      </w:r>
      <w:r w:rsidR="00E56FC8" w:rsidRPr="003C35C9">
        <w:rPr>
          <w:bCs/>
          <w:sz w:val="20"/>
          <w:szCs w:val="20"/>
        </w:rPr>
        <w:t>table</w:t>
      </w:r>
      <w:proofErr w:type="gramEnd"/>
      <w:r w:rsidR="00E56FC8" w:rsidRPr="003C35C9">
        <w:rPr>
          <w:bCs/>
          <w:sz w:val="20"/>
          <w:szCs w:val="20"/>
        </w:rPr>
        <w:t>_24_2_</w:t>
      </w:r>
      <w:proofErr w:type="gramStart"/>
      <w:r w:rsidR="00E56FC8" w:rsidRPr="003C35C9">
        <w:rPr>
          <w:bCs/>
          <w:sz w:val="20"/>
          <w:szCs w:val="20"/>
        </w:rPr>
        <w:t>placeholder</w:t>
      </w:r>
      <w:r w:rsidRPr="003C35C9">
        <w:rPr>
          <w:bCs/>
          <w:sz w:val="20"/>
          <w:szCs w:val="20"/>
        </w:rPr>
        <w:t xml:space="preserve"> }</w:t>
      </w:r>
      <w:proofErr w:type="gramEnd"/>
      <w:r w:rsidRPr="003C35C9">
        <w:rPr>
          <w:bCs/>
          <w:sz w:val="20"/>
          <w:szCs w:val="20"/>
        </w:rPr>
        <w:t>}</w:t>
      </w:r>
    </w:p>
    <w:p w14:paraId="3F49B81E" w14:textId="77777777" w:rsidR="003203B5" w:rsidRPr="003C35C9" w:rsidRDefault="003203B5" w:rsidP="00C27F09">
      <w:pPr>
        <w:spacing w:after="0" w:line="240" w:lineRule="auto"/>
        <w:jc w:val="center"/>
        <w:rPr>
          <w:ins w:id="39" w:author="Microsoft Word" w:date="2025-05-05T17:26:00Z" w16du:dateUtc="2025-05-05T22:26:00Z"/>
          <w:bCs/>
          <w:sz w:val="20"/>
          <w:szCs w:val="20"/>
        </w:rPr>
      </w:pPr>
    </w:p>
    <w:p w14:paraId="6C065F1F" w14:textId="7709C0AB" w:rsidR="00DC7BAC" w:rsidRPr="003C35C9" w:rsidRDefault="005264D6" w:rsidP="005264D6">
      <w:pPr>
        <w:pStyle w:val="Descripcin"/>
        <w:jc w:val="center"/>
      </w:pPr>
      <w:bookmarkStart w:id="40" w:name="_Toc215127995"/>
      <w:r w:rsidRPr="003C35C9">
        <w:t xml:space="preserve">Tabla </w:t>
      </w:r>
      <w:r w:rsidRPr="003C35C9">
        <w:fldChar w:fldCharType="begin"/>
      </w:r>
      <w:r w:rsidRPr="003C35C9">
        <w:instrText>SEQ Tabla \* ARABIC</w:instrText>
      </w:r>
      <w:r w:rsidRPr="003C35C9">
        <w:fldChar w:fldCharType="separate"/>
      </w:r>
      <w:r w:rsidR="00F63AC2" w:rsidRPr="003C35C9">
        <w:rPr>
          <w:noProof/>
        </w:rPr>
        <w:t>16</w:t>
      </w:r>
      <w:r w:rsidRPr="003C35C9">
        <w:fldChar w:fldCharType="end"/>
      </w:r>
      <w:r w:rsidR="00AE722B" w:rsidRPr="003C35C9">
        <w:t>.</w:t>
      </w:r>
      <w:r w:rsidR="001D4F80" w:rsidRPr="003C35C9">
        <w:t xml:space="preserve"> </w:t>
      </w:r>
      <w:r w:rsidR="00CF673E" w:rsidRPr="003C35C9">
        <w:t xml:space="preserve">GESTIÓN DE </w:t>
      </w:r>
      <w:proofErr w:type="gramStart"/>
      <w:r w:rsidR="00CF673E" w:rsidRPr="003C35C9">
        <w:t>TICKETS</w:t>
      </w:r>
      <w:proofErr w:type="gramEnd"/>
      <w:r w:rsidR="00CF673E" w:rsidRPr="003C35C9">
        <w:t xml:space="preserve"> POR SUBSISTEMAS</w:t>
      </w:r>
      <w:r w:rsidR="001D4F80" w:rsidRPr="003C35C9">
        <w:t>.</w:t>
      </w:r>
      <w:bookmarkEnd w:id="40"/>
    </w:p>
    <w:p w14:paraId="23909871" w14:textId="77777777" w:rsidR="00144FE1" w:rsidRPr="003C35C9" w:rsidRDefault="00DB5944" w:rsidP="00B71CAD">
      <w:pPr>
        <w:jc w:val="both"/>
      </w:pPr>
      <w:r w:rsidRPr="003C35C9">
        <w:t xml:space="preserve">Como se indica en la tabla descripción del estado de los </w:t>
      </w:r>
      <w:proofErr w:type="gramStart"/>
      <w:r w:rsidR="000671FF" w:rsidRPr="003C35C9">
        <w:t>tickets</w:t>
      </w:r>
      <w:proofErr w:type="gramEnd"/>
      <w:r w:rsidR="000671FF" w:rsidRPr="003C35C9">
        <w:t>,</w:t>
      </w:r>
      <w:r w:rsidRPr="003C35C9">
        <w:t xml:space="preserve"> no se ha dado cierre a los casos en curso ya que se encuentran en proceso de atención, los que se encuentran en espera es que por causas de terceros no se ha restablecido el servicio y los que se tienen en resueltas es que </w:t>
      </w:r>
      <w:r w:rsidR="00BF5C8F" w:rsidRPr="003C35C9">
        <w:t>la interventoría aún no ha</w:t>
      </w:r>
      <w:r w:rsidRPr="003C35C9">
        <w:t xml:space="preserve"> verificado estos casos para dar cierre.</w:t>
      </w:r>
      <w:bookmarkStart w:id="41" w:name="_Toc194682934"/>
      <w:bookmarkStart w:id="42" w:name="_Toc1151506034"/>
      <w:bookmarkStart w:id="43" w:name="_Toc1011690929"/>
      <w:bookmarkStart w:id="44" w:name="_Toc597460225"/>
      <w:bookmarkStart w:id="45" w:name="_Toc1297997727"/>
      <w:bookmarkStart w:id="46" w:name="_Toc213336057"/>
    </w:p>
    <w:bookmarkEnd w:id="41"/>
    <w:bookmarkEnd w:id="42"/>
    <w:bookmarkEnd w:id="43"/>
    <w:bookmarkEnd w:id="44"/>
    <w:bookmarkEnd w:id="45"/>
    <w:bookmarkEnd w:id="46"/>
    <w:p w14:paraId="75B048F9" w14:textId="6D1FAD98" w:rsidR="007D50F4" w:rsidRPr="003C35C9" w:rsidRDefault="007D50F4" w:rsidP="006F1CF6">
      <w:pPr>
        <w:pStyle w:val="Ttulo3"/>
        <w:rPr>
          <w:color w:val="1F3864" w:themeColor="accent1" w:themeShade="80"/>
          <w:sz w:val="24"/>
          <w:szCs w:val="24"/>
        </w:rPr>
      </w:pPr>
    </w:p>
    <w:p w14:paraId="7B090225" w14:textId="1BCFD53D" w:rsidR="006F1CF6" w:rsidRPr="003C35C9" w:rsidRDefault="006F1CF6" w:rsidP="006F1CF6">
      <w:pPr>
        <w:pStyle w:val="Ttulo3"/>
        <w:numPr>
          <w:ilvl w:val="1"/>
          <w:numId w:val="5"/>
        </w:numPr>
        <w:rPr>
          <w:color w:val="1F3864" w:themeColor="accent1" w:themeShade="80"/>
          <w:sz w:val="24"/>
          <w:szCs w:val="24"/>
        </w:rPr>
      </w:pPr>
      <w:r w:rsidRPr="003C35C9">
        <w:rPr>
          <w:color w:val="1F3864" w:themeColor="accent1" w:themeShade="80"/>
          <w:sz w:val="24"/>
          <w:szCs w:val="24"/>
        </w:rPr>
        <w:t>ESCALAMIENTOS</w:t>
      </w:r>
    </w:p>
    <w:p w14:paraId="06EC5DEA" w14:textId="3326B41F" w:rsidR="00161A6E" w:rsidRPr="003C35C9" w:rsidRDefault="00352456" w:rsidP="007B11DA">
      <w:pPr>
        <w:jc w:val="both"/>
      </w:pPr>
      <w:r w:rsidRPr="003C35C9">
        <w:br/>
      </w:r>
      <w:r w:rsidR="00747199" w:rsidRPr="003C35C9">
        <w:t xml:space="preserve">Los escalamientos realizados a terceros en el período comprendido entre el </w:t>
      </w:r>
      <w:proofErr w:type="gramStart"/>
      <w:r w:rsidR="005D02E4" w:rsidRPr="003C35C9">
        <w:t xml:space="preserve">{{ </w:t>
      </w:r>
      <w:proofErr w:type="spellStart"/>
      <w:r w:rsidR="005D02E4" w:rsidRPr="003C35C9">
        <w:t>date</w:t>
      </w:r>
      <w:proofErr w:type="gramEnd"/>
      <w:r w:rsidR="005D02E4" w:rsidRPr="003C35C9">
        <w:t>_</w:t>
      </w:r>
      <w:proofErr w:type="gramStart"/>
      <w:r w:rsidR="005D02E4" w:rsidRPr="003C35C9">
        <w:t>month</w:t>
      </w:r>
      <w:proofErr w:type="spellEnd"/>
      <w:r w:rsidR="005D02E4" w:rsidRPr="003C35C9">
        <w:t xml:space="preserve"> }</w:t>
      </w:r>
      <w:proofErr w:type="gramEnd"/>
      <w:r w:rsidR="005D02E4" w:rsidRPr="003C35C9">
        <w:t>}</w:t>
      </w:r>
      <w:r w:rsidR="00747199" w:rsidRPr="003C35C9">
        <w:t>, son los mostrados en la siguiente tabla.</w:t>
      </w:r>
    </w:p>
    <w:p w14:paraId="11BED742" w14:textId="172BE299" w:rsidR="003B68D2" w:rsidRPr="003C35C9" w:rsidRDefault="003B68D2" w:rsidP="00835B6E">
      <w:pPr>
        <w:jc w:val="center"/>
      </w:pPr>
      <w:r w:rsidRPr="003C35C9">
        <w:t>[[TABLE_25_1]]</w:t>
      </w:r>
    </w:p>
    <w:p w14:paraId="6F7E935F" w14:textId="77777777" w:rsidR="007D50F4" w:rsidRPr="003C35C9" w:rsidRDefault="005264D6" w:rsidP="005264D6">
      <w:pPr>
        <w:pStyle w:val="Descripcin"/>
        <w:jc w:val="center"/>
        <w:rPr>
          <w:i w:val="0"/>
          <w:color w:val="44546A"/>
        </w:rPr>
      </w:pPr>
      <w:bookmarkStart w:id="47" w:name="_Toc215127996"/>
      <w:r w:rsidRPr="003C35C9">
        <w:t xml:space="preserve">Tabla </w:t>
      </w:r>
      <w:r w:rsidRPr="003C35C9">
        <w:fldChar w:fldCharType="begin"/>
      </w:r>
      <w:r w:rsidRPr="003C35C9">
        <w:instrText>SEQ Tabla \* ARABIC</w:instrText>
      </w:r>
      <w:r w:rsidRPr="003C35C9">
        <w:fldChar w:fldCharType="separate"/>
      </w:r>
      <w:r w:rsidR="00F63AC2" w:rsidRPr="003C35C9">
        <w:rPr>
          <w:noProof/>
        </w:rPr>
        <w:t>17</w:t>
      </w:r>
      <w:r w:rsidRPr="003C35C9">
        <w:fldChar w:fldCharType="end"/>
      </w:r>
      <w:r w:rsidRPr="003C35C9">
        <w:t xml:space="preserve">. </w:t>
      </w:r>
      <w:r w:rsidR="00D77773" w:rsidRPr="003C35C9">
        <w:rPr>
          <w:color w:val="44546A"/>
        </w:rPr>
        <w:t>ESCALAMIENTOS A TERCEROS</w:t>
      </w:r>
      <w:bookmarkEnd w:id="47"/>
    </w:p>
    <w:p w14:paraId="65E8A97B" w14:textId="5D6E5E1C" w:rsidR="007D50F4" w:rsidRPr="003C35C9" w:rsidRDefault="00747199" w:rsidP="00B35028">
      <w:pPr>
        <w:jc w:val="both"/>
      </w:pPr>
      <w:r w:rsidRPr="003C35C9">
        <w:t xml:space="preserve">Se anexa archivo en la ruta: </w:t>
      </w:r>
      <w:proofErr w:type="gramStart"/>
      <w:r w:rsidR="00855B9C" w:rsidRPr="003C35C9">
        <w:rPr>
          <w:i/>
        </w:rPr>
        <w:t>{{ route</w:t>
      </w:r>
      <w:proofErr w:type="gramEnd"/>
      <w:r w:rsidR="00855B9C" w:rsidRPr="003C35C9">
        <w:rPr>
          <w:i/>
        </w:rPr>
        <w:t>_</w:t>
      </w:r>
      <w:proofErr w:type="gramStart"/>
      <w:r w:rsidR="00855B9C" w:rsidRPr="003C35C9">
        <w:rPr>
          <w:i/>
        </w:rPr>
        <w:t>21 }}</w:t>
      </w:r>
      <w:r w:rsidR="005316B7" w:rsidRPr="003C35C9">
        <w:rPr>
          <w:i/>
        </w:rPr>
        <w:t>\</w:t>
      </w:r>
      <w:proofErr w:type="gramEnd"/>
      <w:r w:rsidR="005316B7" w:rsidRPr="003C35C9">
        <w:rPr>
          <w:i/>
        </w:rPr>
        <w:t>OBLIGACIONES GENERALES\</w:t>
      </w:r>
      <w:r w:rsidR="0032184D" w:rsidRPr="003C35C9">
        <w:rPr>
          <w:i/>
        </w:rPr>
        <w:t>OBLIGACIÓN</w:t>
      </w:r>
      <w:r w:rsidR="005316B7" w:rsidRPr="003C35C9">
        <w:rPr>
          <w:i/>
        </w:rPr>
        <w:t xml:space="preserve"> 2,5,6,9,13\ANEXO MESA DE SERVICIO\</w:t>
      </w:r>
      <w:r w:rsidRPr="003C35C9">
        <w:t xml:space="preserve"> ESCALAMIENTOS donde se podrán verificar los datos aquí mencionados.</w:t>
      </w:r>
    </w:p>
    <w:p w14:paraId="29BACB32" w14:textId="77777777" w:rsidR="007D50F4" w:rsidRPr="003C35C9" w:rsidRDefault="59C275FD" w:rsidP="00154641">
      <w:pPr>
        <w:pStyle w:val="Ttulo3"/>
        <w:numPr>
          <w:ilvl w:val="2"/>
          <w:numId w:val="5"/>
        </w:numPr>
        <w:rPr>
          <w:color w:val="1F3864"/>
          <w:sz w:val="24"/>
          <w:szCs w:val="24"/>
        </w:rPr>
      </w:pPr>
      <w:bookmarkStart w:id="48" w:name="_Toc194682935"/>
      <w:bookmarkStart w:id="49" w:name="_Toc845928458"/>
      <w:bookmarkStart w:id="50" w:name="_Toc959424568"/>
      <w:bookmarkStart w:id="51" w:name="_Toc1117504454"/>
      <w:bookmarkStart w:id="52" w:name="_Toc2100241258"/>
      <w:bookmarkStart w:id="53" w:name="_Toc213336058"/>
      <w:r w:rsidRPr="003C35C9">
        <w:rPr>
          <w:color w:val="1F3864" w:themeColor="accent1" w:themeShade="80"/>
          <w:sz w:val="24"/>
          <w:szCs w:val="24"/>
        </w:rPr>
        <w:t>ENE</w:t>
      </w:r>
      <w:bookmarkEnd w:id="48"/>
      <w:bookmarkEnd w:id="49"/>
      <w:bookmarkEnd w:id="50"/>
      <w:bookmarkEnd w:id="51"/>
      <w:bookmarkEnd w:id="52"/>
      <w:r w:rsidR="008E541A" w:rsidRPr="003C35C9">
        <w:rPr>
          <w:color w:val="1F3864" w:themeColor="accent1" w:themeShade="80"/>
          <w:sz w:val="24"/>
          <w:szCs w:val="24"/>
        </w:rPr>
        <w:t>L</w:t>
      </w:r>
      <w:bookmarkEnd w:id="53"/>
    </w:p>
    <w:p w14:paraId="7E120C23" w14:textId="3A6B53FC" w:rsidR="007D50F4" w:rsidRPr="003C35C9" w:rsidRDefault="007F6353" w:rsidP="007B11DA">
      <w:pPr>
        <w:jc w:val="both"/>
      </w:pPr>
      <w:r w:rsidRPr="003C35C9">
        <w:t xml:space="preserve">Para el periodo del </w:t>
      </w:r>
      <w:r w:rsidR="00F006AF" w:rsidRPr="003C35C9">
        <w:t>mes se</w:t>
      </w:r>
      <w:r w:rsidRPr="003C35C9">
        <w:t xml:space="preserve"> </w:t>
      </w:r>
      <w:r w:rsidR="00F17A11" w:rsidRPr="003C35C9">
        <w:t xml:space="preserve">presentó </w:t>
      </w:r>
      <w:proofErr w:type="gramStart"/>
      <w:r w:rsidR="00D35051" w:rsidRPr="003C35C9">
        <w:t>{{ count</w:t>
      </w:r>
      <w:proofErr w:type="gramEnd"/>
      <w:r w:rsidR="00D35051" w:rsidRPr="003C35C9">
        <w:t>_rows_251_</w:t>
      </w:r>
      <w:proofErr w:type="gramStart"/>
      <w:r w:rsidR="00D35051" w:rsidRPr="003C35C9">
        <w:t>1 }</w:t>
      </w:r>
      <w:proofErr w:type="gramEnd"/>
      <w:r w:rsidR="00D35051" w:rsidRPr="003C35C9">
        <w:t>}</w:t>
      </w:r>
      <w:r w:rsidR="00747199" w:rsidRPr="003C35C9">
        <w:t xml:space="preserve"> escalamiento por ausencia de energía en el período comprendido entre el</w:t>
      </w:r>
      <w:r w:rsidR="00FE76E0" w:rsidRPr="003C35C9">
        <w:t xml:space="preserve"> </w:t>
      </w:r>
      <w:proofErr w:type="gramStart"/>
      <w:r w:rsidR="00855B9C" w:rsidRPr="003C35C9">
        <w:t xml:space="preserve">{{ </w:t>
      </w:r>
      <w:proofErr w:type="spellStart"/>
      <w:r w:rsidR="00855B9C" w:rsidRPr="003C35C9">
        <w:t>date</w:t>
      </w:r>
      <w:proofErr w:type="gramEnd"/>
      <w:r w:rsidR="00855B9C" w:rsidRPr="003C35C9">
        <w:t>_</w:t>
      </w:r>
      <w:proofErr w:type="gramStart"/>
      <w:r w:rsidR="00855B9C" w:rsidRPr="003C35C9">
        <w:t>month</w:t>
      </w:r>
      <w:proofErr w:type="spellEnd"/>
      <w:r w:rsidR="00855B9C" w:rsidRPr="003C35C9">
        <w:t xml:space="preserve"> }</w:t>
      </w:r>
      <w:proofErr w:type="gramEnd"/>
      <w:r w:rsidR="00855B9C" w:rsidRPr="003C35C9">
        <w:t>}</w:t>
      </w:r>
      <w:r w:rsidR="00747199" w:rsidRPr="003C35C9">
        <w:t>, son los mostrados en la siguiente tabla.</w:t>
      </w:r>
    </w:p>
    <w:p w14:paraId="08064AB7" w14:textId="402BE2B4" w:rsidR="008737E9" w:rsidRPr="003C35C9" w:rsidRDefault="008737E9" w:rsidP="00835B6E">
      <w:pPr>
        <w:jc w:val="center"/>
      </w:pPr>
      <w:r w:rsidRPr="003C35C9">
        <w:t>[[TABLE_251_1]]</w:t>
      </w:r>
    </w:p>
    <w:p w14:paraId="38715572" w14:textId="4AD62340" w:rsidR="00141A78" w:rsidRPr="003C35C9" w:rsidRDefault="00141A78" w:rsidP="00550DDD">
      <w:pPr>
        <w:pStyle w:val="Descripcin"/>
        <w:jc w:val="center"/>
        <w:rPr>
          <w:color w:val="44546A"/>
        </w:rPr>
      </w:pPr>
      <w:bookmarkStart w:id="54" w:name="_Toc215127997"/>
      <w:r w:rsidRPr="003C35C9">
        <w:t xml:space="preserve">Tabla </w:t>
      </w:r>
      <w:r w:rsidRPr="003C35C9">
        <w:fldChar w:fldCharType="begin"/>
      </w:r>
      <w:r w:rsidRPr="003C35C9">
        <w:instrText>SEQ Tabla \* ARABIC</w:instrText>
      </w:r>
      <w:r w:rsidRPr="003C35C9">
        <w:fldChar w:fldCharType="separate"/>
      </w:r>
      <w:r w:rsidR="00F63AC2" w:rsidRPr="003C35C9">
        <w:rPr>
          <w:noProof/>
        </w:rPr>
        <w:t>18</w:t>
      </w:r>
      <w:r w:rsidRPr="003C35C9">
        <w:fldChar w:fldCharType="end"/>
      </w:r>
      <w:r w:rsidRPr="003C35C9">
        <w:t xml:space="preserve">. </w:t>
      </w:r>
      <w:r w:rsidRPr="003C35C9">
        <w:rPr>
          <w:color w:val="44546A"/>
        </w:rPr>
        <w:t xml:space="preserve">ESCALAMIENTOS A </w:t>
      </w:r>
      <w:r w:rsidR="00550DDD" w:rsidRPr="003C35C9">
        <w:rPr>
          <w:color w:val="44546A"/>
        </w:rPr>
        <w:t>ENEL</w:t>
      </w:r>
      <w:r w:rsidR="00252376" w:rsidRPr="003C35C9">
        <w:rPr>
          <w:color w:val="44546A"/>
        </w:rPr>
        <w:t>.</w:t>
      </w:r>
      <w:bookmarkEnd w:id="54"/>
    </w:p>
    <w:p w14:paraId="6EE7BAE5" w14:textId="246772BD" w:rsidR="00E33077" w:rsidRPr="003C35C9" w:rsidRDefault="00E33077" w:rsidP="00E33077">
      <w:pPr>
        <w:jc w:val="both"/>
      </w:pPr>
      <w:r w:rsidRPr="003C35C9">
        <w:t xml:space="preserve">Se anexa archivo en la ruta: </w:t>
      </w:r>
      <w:proofErr w:type="gramStart"/>
      <w:r w:rsidR="00331AD0" w:rsidRPr="003C35C9">
        <w:rPr>
          <w:i/>
        </w:rPr>
        <w:t>{{ route</w:t>
      </w:r>
      <w:proofErr w:type="gramEnd"/>
      <w:r w:rsidR="00331AD0" w:rsidRPr="003C35C9">
        <w:rPr>
          <w:i/>
        </w:rPr>
        <w:t>_</w:t>
      </w:r>
      <w:proofErr w:type="gramStart"/>
      <w:r w:rsidR="00331AD0" w:rsidRPr="003C35C9">
        <w:rPr>
          <w:i/>
        </w:rPr>
        <w:t>21 }}</w:t>
      </w:r>
      <w:r w:rsidR="005316B7" w:rsidRPr="003C35C9">
        <w:rPr>
          <w:i/>
        </w:rPr>
        <w:t>\</w:t>
      </w:r>
      <w:proofErr w:type="gramEnd"/>
      <w:r w:rsidR="002100A3" w:rsidRPr="003C35C9">
        <w:rPr>
          <w:i/>
        </w:rPr>
        <w:t xml:space="preserve">01 </w:t>
      </w:r>
      <w:r w:rsidR="005316B7" w:rsidRPr="003C35C9">
        <w:rPr>
          <w:i/>
        </w:rPr>
        <w:t>OBLIGACIONES GENERALES\</w:t>
      </w:r>
      <w:r w:rsidR="0032184D" w:rsidRPr="003C35C9">
        <w:rPr>
          <w:i/>
        </w:rPr>
        <w:t>OBLIGACIÓN</w:t>
      </w:r>
      <w:r w:rsidR="005316B7" w:rsidRPr="003C35C9">
        <w:rPr>
          <w:i/>
        </w:rPr>
        <w:t xml:space="preserve"> 2,5,6,9,13\ANEXO MESA DE SERVICIO\</w:t>
      </w:r>
      <w:r w:rsidR="005316B7" w:rsidRPr="003C35C9">
        <w:t xml:space="preserve"> ESCALAMIENTOS</w:t>
      </w:r>
      <w:r w:rsidR="00076432" w:rsidRPr="003C35C9">
        <w:t>\</w:t>
      </w:r>
      <w:r w:rsidR="00531777" w:rsidRPr="003C35C9">
        <w:t>ENE</w:t>
      </w:r>
      <w:r w:rsidR="00625938" w:rsidRPr="003C35C9">
        <w:t>L</w:t>
      </w:r>
      <w:r w:rsidRPr="003C35C9">
        <w:t xml:space="preserve"> donde se podrán verificar los datos aquí mencionados.</w:t>
      </w:r>
    </w:p>
    <w:p w14:paraId="4AF9E425" w14:textId="77777777" w:rsidR="00217F13" w:rsidRPr="003C35C9" w:rsidRDefault="39B5F88F" w:rsidP="00154641">
      <w:pPr>
        <w:pStyle w:val="Ttulo3"/>
        <w:numPr>
          <w:ilvl w:val="2"/>
          <w:numId w:val="5"/>
        </w:numPr>
      </w:pPr>
      <w:bookmarkStart w:id="55" w:name="_Toc511173311"/>
      <w:bookmarkStart w:id="56" w:name="_Toc114815019"/>
      <w:bookmarkStart w:id="57" w:name="_Toc681109618"/>
      <w:bookmarkStart w:id="58" w:name="_Toc2023057653"/>
      <w:bookmarkStart w:id="59" w:name="_Toc213336059"/>
      <w:bookmarkStart w:id="60" w:name="_Toc194682936"/>
      <w:r w:rsidRPr="003C35C9">
        <w:t>CAÍDA</w:t>
      </w:r>
      <w:r w:rsidR="0726D122" w:rsidRPr="003C35C9">
        <w:t xml:space="preserve"> MASIVA</w:t>
      </w:r>
      <w:bookmarkEnd w:id="55"/>
      <w:bookmarkEnd w:id="56"/>
      <w:bookmarkEnd w:id="57"/>
      <w:bookmarkEnd w:id="58"/>
      <w:bookmarkEnd w:id="59"/>
    </w:p>
    <w:p w14:paraId="6FB22A24" w14:textId="7ABFE66A" w:rsidR="00217F13" w:rsidRPr="003C35C9" w:rsidRDefault="00217F13" w:rsidP="00217F13">
      <w:pPr>
        <w:jc w:val="both"/>
      </w:pPr>
      <w:r w:rsidRPr="003C35C9">
        <w:t xml:space="preserve">Los escalamientos realizados a ETB </w:t>
      </w:r>
      <w:r w:rsidR="006838E4" w:rsidRPr="003C35C9">
        <w:t>por caídas</w:t>
      </w:r>
      <w:r w:rsidRPr="003C35C9">
        <w:t xml:space="preserve"> masivas en el período comprendido entre el </w:t>
      </w:r>
      <w:r w:rsidR="00096F4B" w:rsidRPr="003C35C9">
        <w:t xml:space="preserve">                            </w:t>
      </w:r>
      <w:proofErr w:type="gramStart"/>
      <w:r w:rsidR="00096F4B" w:rsidRPr="003C35C9">
        <w:t xml:space="preserve">   </w:t>
      </w:r>
      <w:r w:rsidR="00FD4AC0" w:rsidRPr="003C35C9">
        <w:t xml:space="preserve">{{ </w:t>
      </w:r>
      <w:proofErr w:type="spellStart"/>
      <w:r w:rsidR="00FD4AC0" w:rsidRPr="003C35C9">
        <w:t>date</w:t>
      </w:r>
      <w:proofErr w:type="gramEnd"/>
      <w:r w:rsidR="00FD4AC0" w:rsidRPr="003C35C9">
        <w:t>_</w:t>
      </w:r>
      <w:proofErr w:type="gramStart"/>
      <w:r w:rsidR="00FD4AC0" w:rsidRPr="003C35C9">
        <w:t>month</w:t>
      </w:r>
      <w:proofErr w:type="spellEnd"/>
      <w:r w:rsidR="00FD4AC0" w:rsidRPr="003C35C9">
        <w:t xml:space="preserve"> }</w:t>
      </w:r>
      <w:proofErr w:type="gramEnd"/>
      <w:r w:rsidR="00FD4AC0" w:rsidRPr="003C35C9">
        <w:t>}</w:t>
      </w:r>
      <w:r w:rsidR="00CE043B" w:rsidRPr="003C35C9">
        <w:t xml:space="preserve">, son los mostrados </w:t>
      </w:r>
      <w:r w:rsidRPr="003C35C9">
        <w:t>en la siguiente tabla</w:t>
      </w:r>
      <w:r w:rsidR="00EE07D1" w:rsidRPr="003C35C9">
        <w:t xml:space="preserve">, </w:t>
      </w:r>
      <w:r w:rsidR="004E1CED" w:rsidRPr="003C35C9">
        <w:t>donde se presentaron un total de</w:t>
      </w:r>
      <w:r w:rsidR="0024267A" w:rsidRPr="003C35C9">
        <w:t xml:space="preserve">                  </w:t>
      </w:r>
      <w:proofErr w:type="gramStart"/>
      <w:r w:rsidR="0024267A" w:rsidRPr="003C35C9">
        <w:t xml:space="preserve">  </w:t>
      </w:r>
      <w:r w:rsidR="004E1CED" w:rsidRPr="003C35C9">
        <w:t xml:space="preserve"> </w:t>
      </w:r>
      <w:r w:rsidR="0024267A" w:rsidRPr="003C35C9">
        <w:t>{{ suma</w:t>
      </w:r>
      <w:proofErr w:type="gramEnd"/>
      <w:r w:rsidR="0024267A" w:rsidRPr="003C35C9">
        <w:t>_total_registros_</w:t>
      </w:r>
      <w:proofErr w:type="gramStart"/>
      <w:r w:rsidR="0024267A" w:rsidRPr="003C35C9">
        <w:t>252 }</w:t>
      </w:r>
      <w:proofErr w:type="gramEnd"/>
      <w:r w:rsidR="0024267A" w:rsidRPr="003C35C9">
        <w:t>}</w:t>
      </w:r>
      <w:r w:rsidR="004E1CED" w:rsidRPr="003C35C9">
        <w:t xml:space="preserve"> escalamientos que afectaron un total de </w:t>
      </w:r>
      <w:proofErr w:type="gramStart"/>
      <w:r w:rsidR="00EC2CCA" w:rsidRPr="003C35C9">
        <w:t>{{ count</w:t>
      </w:r>
      <w:proofErr w:type="gramEnd"/>
      <w:r w:rsidR="00EC2CCA" w:rsidRPr="003C35C9">
        <w:t>_rows_252_</w:t>
      </w:r>
      <w:proofErr w:type="gramStart"/>
      <w:r w:rsidR="00EC2CCA" w:rsidRPr="003C35C9">
        <w:t>1  }</w:t>
      </w:r>
      <w:proofErr w:type="gramEnd"/>
      <w:r w:rsidR="00EC2CCA" w:rsidRPr="003C35C9">
        <w:t>}</w:t>
      </w:r>
      <w:r w:rsidR="00384797" w:rsidRPr="003C35C9">
        <w:t xml:space="preserve"> </w:t>
      </w:r>
      <w:r w:rsidR="004E1CED" w:rsidRPr="003C35C9">
        <w:t>puntos</w:t>
      </w:r>
      <w:r w:rsidRPr="003C35C9">
        <w:t>.</w:t>
      </w:r>
    </w:p>
    <w:p w14:paraId="3A7FA08E" w14:textId="77777777" w:rsidR="00581774" w:rsidRPr="003C35C9" w:rsidRDefault="00581774" w:rsidP="00217F13">
      <w:pPr>
        <w:jc w:val="both"/>
      </w:pPr>
    </w:p>
    <w:p w14:paraId="4A7C1035" w14:textId="49A9B333" w:rsidR="00152BFD" w:rsidRPr="003C35C9" w:rsidRDefault="00152BFD" w:rsidP="00330206">
      <w:pPr>
        <w:jc w:val="center"/>
      </w:pPr>
      <w:r w:rsidRPr="003C35C9">
        <w:t>[[TABLE_252_1]]</w:t>
      </w:r>
    </w:p>
    <w:p w14:paraId="4D7118F7" w14:textId="77777777" w:rsidR="004E1CED" w:rsidRPr="003C35C9" w:rsidRDefault="005B418E" w:rsidP="008258C0">
      <w:pPr>
        <w:pStyle w:val="Descripcin"/>
        <w:jc w:val="center"/>
      </w:pPr>
      <w:bookmarkStart w:id="61" w:name="_Toc215127998"/>
      <w:r w:rsidRPr="003C35C9">
        <w:t xml:space="preserve">Tabla </w:t>
      </w:r>
      <w:r w:rsidRPr="003C35C9">
        <w:fldChar w:fldCharType="begin"/>
      </w:r>
      <w:r w:rsidRPr="003C35C9">
        <w:instrText>SEQ Tabla \* ARABIC</w:instrText>
      </w:r>
      <w:r w:rsidRPr="003C35C9">
        <w:fldChar w:fldCharType="separate"/>
      </w:r>
      <w:r w:rsidR="00F63AC2" w:rsidRPr="003C35C9">
        <w:rPr>
          <w:noProof/>
        </w:rPr>
        <w:t>19</w:t>
      </w:r>
      <w:r w:rsidRPr="003C35C9">
        <w:fldChar w:fldCharType="end"/>
      </w:r>
      <w:r w:rsidRPr="003C35C9">
        <w:t xml:space="preserve"> ESCALAMIENTOS A ETB </w:t>
      </w:r>
      <w:r w:rsidR="007155AA" w:rsidRPr="003C35C9">
        <w:t>CAÍDAS</w:t>
      </w:r>
      <w:r w:rsidRPr="003C35C9">
        <w:t xml:space="preserve"> MASIVAS CONTRATO SCJ 1809</w:t>
      </w:r>
      <w:bookmarkEnd w:id="61"/>
    </w:p>
    <w:p w14:paraId="06D79F64" w14:textId="706D6DA7" w:rsidR="00EA6E7D" w:rsidRPr="003C35C9" w:rsidRDefault="00474326" w:rsidP="00474326">
      <w:pPr>
        <w:jc w:val="both"/>
      </w:pPr>
      <w:r w:rsidRPr="003C35C9">
        <w:lastRenderedPageBreak/>
        <w:t xml:space="preserve">Se anexa archivo en la ruta: </w:t>
      </w:r>
      <w:proofErr w:type="gramStart"/>
      <w:r w:rsidR="00930F89" w:rsidRPr="003C35C9">
        <w:rPr>
          <w:i/>
        </w:rPr>
        <w:t>{{ route</w:t>
      </w:r>
      <w:proofErr w:type="gramEnd"/>
      <w:r w:rsidR="00930F89" w:rsidRPr="003C35C9">
        <w:rPr>
          <w:i/>
        </w:rPr>
        <w:t>_</w:t>
      </w:r>
      <w:proofErr w:type="gramStart"/>
      <w:r w:rsidR="00930F89" w:rsidRPr="003C35C9">
        <w:rPr>
          <w:i/>
        </w:rPr>
        <w:t>21 }}</w:t>
      </w:r>
      <w:r w:rsidRPr="003C35C9">
        <w:rPr>
          <w:i/>
        </w:rPr>
        <w:t>\</w:t>
      </w:r>
      <w:proofErr w:type="gramEnd"/>
      <w:r w:rsidRPr="003C35C9">
        <w:rPr>
          <w:i/>
        </w:rPr>
        <w:t>01 OBLIGACIONES GENERALES\OBLIGACIÓN 2,5,6,9,13\ANEXO MESA DE SERVICIO\</w:t>
      </w:r>
      <w:r w:rsidRPr="003C35C9">
        <w:t xml:space="preserve"> ESCALAMIENTOS\</w:t>
      </w:r>
      <w:r w:rsidR="002100A3" w:rsidRPr="003C35C9">
        <w:t>CAÍDA</w:t>
      </w:r>
      <w:r w:rsidRPr="003C35C9">
        <w:t xml:space="preserve"> MASIVA donde se podrán verificar los datos aquí mencionados.</w:t>
      </w:r>
    </w:p>
    <w:p w14:paraId="190A62C6" w14:textId="77777777" w:rsidR="007D50F4" w:rsidRPr="003C35C9" w:rsidRDefault="4872FFE4" w:rsidP="00154641">
      <w:pPr>
        <w:pStyle w:val="Ttulo3"/>
        <w:numPr>
          <w:ilvl w:val="2"/>
          <w:numId w:val="5"/>
        </w:numPr>
      </w:pPr>
      <w:bookmarkStart w:id="62" w:name="_Toc295012783"/>
      <w:bookmarkStart w:id="63" w:name="_Toc747766884"/>
      <w:bookmarkStart w:id="64" w:name="_Toc1923017588"/>
      <w:bookmarkStart w:id="65" w:name="_Toc1860897425"/>
      <w:bookmarkStart w:id="66" w:name="_Toc213336060"/>
      <w:r w:rsidRPr="003C35C9">
        <w:t>CONECTIVIDAD</w:t>
      </w:r>
      <w:bookmarkEnd w:id="60"/>
      <w:bookmarkEnd w:id="62"/>
      <w:bookmarkEnd w:id="63"/>
      <w:bookmarkEnd w:id="64"/>
      <w:bookmarkEnd w:id="65"/>
      <w:bookmarkEnd w:id="66"/>
    </w:p>
    <w:p w14:paraId="3E7BF62F" w14:textId="5CAAAEC1" w:rsidR="007D50F4" w:rsidRPr="003C35C9" w:rsidRDefault="00747199" w:rsidP="007B11DA">
      <w:pPr>
        <w:jc w:val="both"/>
      </w:pPr>
      <w:r w:rsidRPr="003C35C9">
        <w:t xml:space="preserve">Los escalamientos realizados a ETB por fallas en el canal de comunicación en el período comprendido entre el </w:t>
      </w:r>
      <w:proofErr w:type="gramStart"/>
      <w:r w:rsidR="00FD4AC0" w:rsidRPr="003C35C9">
        <w:t xml:space="preserve">{{ </w:t>
      </w:r>
      <w:proofErr w:type="spellStart"/>
      <w:r w:rsidR="00FD4AC0" w:rsidRPr="003C35C9">
        <w:t>date</w:t>
      </w:r>
      <w:proofErr w:type="gramEnd"/>
      <w:r w:rsidR="00FD4AC0" w:rsidRPr="003C35C9">
        <w:t>_</w:t>
      </w:r>
      <w:proofErr w:type="gramStart"/>
      <w:r w:rsidR="00FD4AC0" w:rsidRPr="003C35C9">
        <w:t>month</w:t>
      </w:r>
      <w:proofErr w:type="spellEnd"/>
      <w:r w:rsidR="00FD4AC0" w:rsidRPr="003C35C9">
        <w:t xml:space="preserve"> }</w:t>
      </w:r>
      <w:proofErr w:type="gramEnd"/>
      <w:r w:rsidR="00FD4AC0" w:rsidRPr="003C35C9">
        <w:t>}</w:t>
      </w:r>
      <w:r w:rsidRPr="003C35C9">
        <w:t>, son los mostrados en la siguiente tabla.</w:t>
      </w:r>
    </w:p>
    <w:p w14:paraId="26C4003E" w14:textId="5F23D8BD" w:rsidR="001D5430" w:rsidRPr="003C35C9" w:rsidRDefault="001D5430" w:rsidP="00332B37">
      <w:pPr>
        <w:jc w:val="center"/>
      </w:pPr>
      <w:r w:rsidRPr="003C35C9">
        <w:t>[[TABLE_253_1]]</w:t>
      </w:r>
    </w:p>
    <w:p w14:paraId="7999FDEF" w14:textId="77777777" w:rsidR="007D50F4" w:rsidRPr="003C35C9" w:rsidRDefault="00D77773" w:rsidP="007B11DA">
      <w:pPr>
        <w:pStyle w:val="Descripcin"/>
        <w:jc w:val="center"/>
        <w:rPr>
          <w:color w:val="44546A"/>
        </w:rPr>
      </w:pPr>
      <w:bookmarkStart w:id="67" w:name="_Toc215127999"/>
      <w:r w:rsidRPr="003C35C9">
        <w:t xml:space="preserve">Tabla </w:t>
      </w:r>
      <w:r w:rsidRPr="003C35C9">
        <w:fldChar w:fldCharType="begin"/>
      </w:r>
      <w:r w:rsidRPr="003C35C9">
        <w:instrText>SEQ Tabla \* ARABIC</w:instrText>
      </w:r>
      <w:r w:rsidRPr="003C35C9">
        <w:fldChar w:fldCharType="separate"/>
      </w:r>
      <w:r w:rsidR="00F63AC2" w:rsidRPr="003C35C9">
        <w:rPr>
          <w:noProof/>
        </w:rPr>
        <w:t>20</w:t>
      </w:r>
      <w:r w:rsidRPr="003C35C9">
        <w:fldChar w:fldCharType="end"/>
      </w:r>
      <w:r w:rsidRPr="003C35C9">
        <w:t xml:space="preserve">. </w:t>
      </w:r>
      <w:r w:rsidRPr="003C35C9">
        <w:rPr>
          <w:color w:val="44546A"/>
        </w:rPr>
        <w:t>ESCALAMIENTOS ETB</w:t>
      </w:r>
      <w:bookmarkEnd w:id="67"/>
    </w:p>
    <w:p w14:paraId="23AFAC9E" w14:textId="2544DE73" w:rsidR="00E33077" w:rsidRPr="003C35C9" w:rsidRDefault="00E33077" w:rsidP="00E33077">
      <w:pPr>
        <w:jc w:val="both"/>
      </w:pPr>
      <w:r w:rsidRPr="003C35C9">
        <w:t xml:space="preserve">Se anexa archivo en la ruta: </w:t>
      </w:r>
      <w:proofErr w:type="gramStart"/>
      <w:r w:rsidR="00930F89" w:rsidRPr="003C35C9">
        <w:rPr>
          <w:i/>
        </w:rPr>
        <w:t>{{ route</w:t>
      </w:r>
      <w:proofErr w:type="gramEnd"/>
      <w:r w:rsidR="00930F89" w:rsidRPr="003C35C9">
        <w:rPr>
          <w:i/>
        </w:rPr>
        <w:t>_</w:t>
      </w:r>
      <w:proofErr w:type="gramStart"/>
      <w:r w:rsidR="00930F89" w:rsidRPr="003C35C9">
        <w:rPr>
          <w:i/>
        </w:rPr>
        <w:t>21 }}</w:t>
      </w:r>
      <w:r w:rsidR="00076432" w:rsidRPr="003C35C9">
        <w:rPr>
          <w:i/>
        </w:rPr>
        <w:t>\</w:t>
      </w:r>
      <w:proofErr w:type="gramEnd"/>
      <w:r w:rsidR="00F846A2" w:rsidRPr="003C35C9">
        <w:rPr>
          <w:i/>
        </w:rPr>
        <w:t xml:space="preserve">01 </w:t>
      </w:r>
      <w:r w:rsidR="00076432" w:rsidRPr="003C35C9">
        <w:rPr>
          <w:i/>
        </w:rPr>
        <w:t>OBLIGACIONES GENERALES\</w:t>
      </w:r>
      <w:r w:rsidR="0032184D" w:rsidRPr="003C35C9">
        <w:rPr>
          <w:i/>
        </w:rPr>
        <w:t>OBLIGACIÓN</w:t>
      </w:r>
      <w:r w:rsidR="00076432" w:rsidRPr="003C35C9">
        <w:rPr>
          <w:i/>
        </w:rPr>
        <w:t xml:space="preserve"> 2,5,6,9,13\ANEXO MESA DE SERVICIO\</w:t>
      </w:r>
      <w:r w:rsidR="00076432" w:rsidRPr="003C35C9">
        <w:t xml:space="preserve"> ESCALAMIENTOS\CONECTIVIDAD </w:t>
      </w:r>
      <w:r w:rsidRPr="003C35C9">
        <w:t>donde se podrán verificar los datos aquí mencionados.</w:t>
      </w:r>
    </w:p>
    <w:p w14:paraId="257DE75E" w14:textId="77777777" w:rsidR="004F2076" w:rsidRPr="003C35C9" w:rsidRDefault="004F2076" w:rsidP="00E33077">
      <w:pPr>
        <w:jc w:val="both"/>
      </w:pPr>
    </w:p>
    <w:p w14:paraId="6A21BCF0" w14:textId="77777777" w:rsidR="007D50F4" w:rsidRPr="003C35C9" w:rsidRDefault="7BF2C916" w:rsidP="00154641">
      <w:pPr>
        <w:pStyle w:val="Ttulo2"/>
        <w:numPr>
          <w:ilvl w:val="1"/>
          <w:numId w:val="5"/>
        </w:numPr>
      </w:pPr>
      <w:bookmarkStart w:id="68" w:name="_Toc194682937"/>
      <w:bookmarkStart w:id="69" w:name="_Toc294731323"/>
      <w:bookmarkStart w:id="70" w:name="_Toc1601696883"/>
      <w:bookmarkStart w:id="71" w:name="_Toc1183846647"/>
      <w:bookmarkStart w:id="72" w:name="_Toc1750500050"/>
      <w:bookmarkStart w:id="73" w:name="_Toc213336061"/>
      <w:r w:rsidRPr="003C35C9">
        <w:t>INFORME ACTUALIZADO DE HOJAS DE VIDA DE LOS PUNTOS Y SUBSISTEMAS DE VIDEO VIGILANCIA.</w:t>
      </w:r>
      <w:bookmarkEnd w:id="68"/>
      <w:bookmarkEnd w:id="69"/>
      <w:bookmarkEnd w:id="70"/>
      <w:bookmarkEnd w:id="71"/>
      <w:bookmarkEnd w:id="72"/>
      <w:bookmarkEnd w:id="73"/>
    </w:p>
    <w:p w14:paraId="2B5A4171" w14:textId="77777777" w:rsidR="007D50F4" w:rsidRPr="003C35C9" w:rsidRDefault="007D50F4" w:rsidP="007B11DA"/>
    <w:p w14:paraId="6B002FB8" w14:textId="5CF3C0C2" w:rsidR="00F76829" w:rsidRPr="003C35C9" w:rsidRDefault="38B51EDE" w:rsidP="004D0FD1">
      <w:pPr>
        <w:spacing w:line="257" w:lineRule="auto"/>
        <w:jc w:val="both"/>
        <w:rPr>
          <w:i/>
          <w:iCs/>
        </w:rPr>
      </w:pPr>
      <w:r w:rsidRPr="003C35C9">
        <w:t xml:space="preserve">Para el periodo comprendido entre el </w:t>
      </w:r>
      <w:proofErr w:type="gramStart"/>
      <w:r w:rsidR="00FD4AC0" w:rsidRPr="003C35C9">
        <w:t xml:space="preserve">{{ </w:t>
      </w:r>
      <w:proofErr w:type="spellStart"/>
      <w:r w:rsidR="00FD4AC0" w:rsidRPr="003C35C9">
        <w:t>date</w:t>
      </w:r>
      <w:proofErr w:type="gramEnd"/>
      <w:r w:rsidR="00FD4AC0" w:rsidRPr="003C35C9">
        <w:t>_</w:t>
      </w:r>
      <w:proofErr w:type="gramStart"/>
      <w:r w:rsidR="00FD4AC0" w:rsidRPr="003C35C9">
        <w:t>month</w:t>
      </w:r>
      <w:proofErr w:type="spellEnd"/>
      <w:r w:rsidR="00FD4AC0" w:rsidRPr="003C35C9">
        <w:t xml:space="preserve"> }</w:t>
      </w:r>
      <w:proofErr w:type="gramEnd"/>
      <w:r w:rsidR="00FD4AC0" w:rsidRPr="003C35C9">
        <w:t>}</w:t>
      </w:r>
      <w:r w:rsidRPr="003C35C9">
        <w:t>, se dio cumplimiento con la actualización de la hoja de vida de los puntos que conforman el sistema de videovigilancia, en este informe se encontrará relacionado en la siguiente ruta de acceso, ruta</w:t>
      </w:r>
      <w:proofErr w:type="gramStart"/>
      <w:r w:rsidRPr="003C35C9">
        <w:t xml:space="preserve">: </w:t>
      </w:r>
      <w:r w:rsidR="00531777" w:rsidRPr="003C35C9">
        <w:t xml:space="preserve"> </w:t>
      </w:r>
      <w:r w:rsidR="00D6444C" w:rsidRPr="003C35C9">
        <w:rPr>
          <w:i/>
        </w:rPr>
        <w:t>{{ route</w:t>
      </w:r>
      <w:proofErr w:type="gramEnd"/>
      <w:r w:rsidR="00D6444C" w:rsidRPr="003C35C9">
        <w:rPr>
          <w:i/>
        </w:rPr>
        <w:t>_</w:t>
      </w:r>
      <w:proofErr w:type="gramStart"/>
      <w:r w:rsidR="00D6444C" w:rsidRPr="003C35C9">
        <w:rPr>
          <w:i/>
        </w:rPr>
        <w:t>21 }}</w:t>
      </w:r>
      <w:r w:rsidR="003D4557" w:rsidRPr="003C35C9">
        <w:rPr>
          <w:i/>
        </w:rPr>
        <w:t>\</w:t>
      </w:r>
      <w:proofErr w:type="gramEnd"/>
      <w:r w:rsidR="00662743" w:rsidRPr="003C35C9">
        <w:rPr>
          <w:i/>
        </w:rPr>
        <w:t xml:space="preserve">01 </w:t>
      </w:r>
      <w:r w:rsidR="003D4557" w:rsidRPr="003C35C9">
        <w:rPr>
          <w:i/>
        </w:rPr>
        <w:t>OBLIGACIONES GENERALES\</w:t>
      </w:r>
      <w:r w:rsidR="0032184D" w:rsidRPr="003C35C9">
        <w:rPr>
          <w:i/>
        </w:rPr>
        <w:t>OBLIGACIÓN</w:t>
      </w:r>
      <w:r w:rsidR="003D4557" w:rsidRPr="003C35C9">
        <w:rPr>
          <w:i/>
        </w:rPr>
        <w:t xml:space="preserve"> 2,5,6,9,13\ANEXO MESA DE SERVICIO\</w:t>
      </w:r>
      <w:r w:rsidR="003D4557" w:rsidRPr="003C35C9">
        <w:t xml:space="preserve"> </w:t>
      </w:r>
      <w:r w:rsidRPr="003C35C9">
        <w:rPr>
          <w:i/>
          <w:iCs/>
        </w:rPr>
        <w:t>ESTADO DEL SISTEMA</w:t>
      </w:r>
      <w:r w:rsidR="00106D79" w:rsidRPr="003C35C9">
        <w:rPr>
          <w:i/>
          <w:iCs/>
        </w:rPr>
        <w:t>\</w:t>
      </w:r>
      <w:r w:rsidRPr="003C35C9">
        <w:rPr>
          <w:i/>
          <w:iCs/>
        </w:rPr>
        <w:t xml:space="preserve"> </w:t>
      </w:r>
      <w:r w:rsidR="00A70FCC" w:rsidRPr="003C35C9">
        <w:rPr>
          <w:i/>
          <w:iCs/>
        </w:rPr>
        <w:t xml:space="preserve">                                </w:t>
      </w:r>
      <w:proofErr w:type="gramStart"/>
      <w:r w:rsidR="00A70FCC" w:rsidRPr="003C35C9">
        <w:rPr>
          <w:i/>
          <w:iCs/>
        </w:rPr>
        <w:t xml:space="preserve">   </w:t>
      </w:r>
      <w:r w:rsidR="00CE5222" w:rsidRPr="003C35C9">
        <w:rPr>
          <w:i/>
          <w:iCs/>
        </w:rPr>
        <w:t>{{ name</w:t>
      </w:r>
      <w:proofErr w:type="gramEnd"/>
      <w:r w:rsidR="00CE5222" w:rsidRPr="003C35C9">
        <w:rPr>
          <w:i/>
          <w:iCs/>
        </w:rPr>
        <w:t>_document_</w:t>
      </w:r>
      <w:proofErr w:type="gramStart"/>
      <w:r w:rsidR="00CE5222" w:rsidRPr="003C35C9">
        <w:rPr>
          <w:i/>
          <w:iCs/>
        </w:rPr>
        <w:t>26 }</w:t>
      </w:r>
      <w:proofErr w:type="gramEnd"/>
      <w:r w:rsidR="00CE5222" w:rsidRPr="003C35C9">
        <w:rPr>
          <w:i/>
          <w:iCs/>
        </w:rPr>
        <w:t>}</w:t>
      </w:r>
      <w:r w:rsidRPr="003C35C9">
        <w:t xml:space="preserve"> donde se podrán verificar los datos aquí mencionados.</w:t>
      </w:r>
    </w:p>
    <w:p w14:paraId="013397E4" w14:textId="77777777" w:rsidR="007D50F4" w:rsidRPr="003C35C9" w:rsidRDefault="7BF2C916" w:rsidP="00154641">
      <w:pPr>
        <w:pStyle w:val="Ttulo2"/>
        <w:numPr>
          <w:ilvl w:val="1"/>
          <w:numId w:val="5"/>
        </w:numPr>
      </w:pPr>
      <w:bookmarkStart w:id="74" w:name="_Toc194682938"/>
      <w:bookmarkStart w:id="75" w:name="_Toc1292919347"/>
      <w:bookmarkStart w:id="76" w:name="_Toc1262535956"/>
      <w:bookmarkStart w:id="77" w:name="_Toc1961742279"/>
      <w:bookmarkStart w:id="78" w:name="_Toc131757850"/>
      <w:bookmarkStart w:id="79" w:name="_Toc213336062"/>
      <w:r w:rsidRPr="003C35C9">
        <w:t>INFORME EJECUTIVO DEL ESTADO D</w:t>
      </w:r>
      <w:r w:rsidR="111A821F" w:rsidRPr="003C35C9">
        <w:t>EL SISTEMA</w:t>
      </w:r>
      <w:r w:rsidRPr="003C35C9">
        <w:t>.</w:t>
      </w:r>
      <w:bookmarkEnd w:id="74"/>
      <w:bookmarkEnd w:id="75"/>
      <w:bookmarkEnd w:id="76"/>
      <w:bookmarkEnd w:id="77"/>
      <w:bookmarkEnd w:id="78"/>
      <w:bookmarkEnd w:id="79"/>
    </w:p>
    <w:p w14:paraId="3356A4A0" w14:textId="77777777" w:rsidR="007D50F4" w:rsidRPr="003C35C9" w:rsidRDefault="007D50F4">
      <w:pPr>
        <w:jc w:val="both"/>
      </w:pPr>
    </w:p>
    <w:p w14:paraId="1DF65AB5" w14:textId="6B7EF132" w:rsidR="00F76829" w:rsidRPr="003C35C9" w:rsidRDefault="00747199">
      <w:pPr>
        <w:jc w:val="both"/>
      </w:pPr>
      <w:r w:rsidRPr="003C35C9">
        <w:t xml:space="preserve">Se finaliza el mes con el estado del sistema del </w:t>
      </w:r>
      <w:proofErr w:type="gramStart"/>
      <w:r w:rsidR="00C369A0" w:rsidRPr="003C35C9">
        <w:t xml:space="preserve">{{ </w:t>
      </w:r>
      <w:r w:rsidR="00157ED6" w:rsidRPr="003C35C9">
        <w:t>last</w:t>
      </w:r>
      <w:proofErr w:type="gramEnd"/>
      <w:r w:rsidR="00157ED6" w:rsidRPr="003C35C9">
        <w:t>_day_</w:t>
      </w:r>
      <w:proofErr w:type="gramStart"/>
      <w:r w:rsidR="00157ED6" w:rsidRPr="003C35C9">
        <w:t xml:space="preserve">27 </w:t>
      </w:r>
      <w:r w:rsidR="00C369A0" w:rsidRPr="003C35C9">
        <w:t>}</w:t>
      </w:r>
      <w:proofErr w:type="gramEnd"/>
      <w:r w:rsidR="00C369A0" w:rsidRPr="003C35C9">
        <w:t>}</w:t>
      </w:r>
      <w:r w:rsidRPr="003C35C9">
        <w:t>, con el siguiente estado sobre los 5.824 puntos de videovigilancia que confirman el sistema, se relaciona su estado:</w:t>
      </w:r>
    </w:p>
    <w:p w14:paraId="32AA015F" w14:textId="0B89D63D" w:rsidR="00102882" w:rsidRPr="003C35C9" w:rsidRDefault="00DB5D5B" w:rsidP="00F51807">
      <w:pPr>
        <w:pStyle w:val="Descripcin"/>
        <w:jc w:val="center"/>
      </w:pPr>
      <w:bookmarkStart w:id="80" w:name="_Toc215128000"/>
      <w:r w:rsidRPr="003C35C9">
        <w:t>[[TABLE_27_1]]</w:t>
      </w:r>
    </w:p>
    <w:p w14:paraId="3A495357" w14:textId="711E4E2D" w:rsidR="00350B13" w:rsidRPr="003C35C9" w:rsidRDefault="00D77773" w:rsidP="00F51807">
      <w:pPr>
        <w:pStyle w:val="Descripcin"/>
        <w:jc w:val="center"/>
      </w:pPr>
      <w:r w:rsidRPr="003C35C9">
        <w:t xml:space="preserve">Tabla </w:t>
      </w:r>
      <w:r w:rsidRPr="003C35C9">
        <w:fldChar w:fldCharType="begin"/>
      </w:r>
      <w:r w:rsidRPr="003C35C9">
        <w:instrText>SEQ Tabla \* ARABIC</w:instrText>
      </w:r>
      <w:r w:rsidRPr="003C35C9">
        <w:fldChar w:fldCharType="separate"/>
      </w:r>
      <w:r w:rsidR="00F63AC2" w:rsidRPr="003C35C9">
        <w:rPr>
          <w:noProof/>
        </w:rPr>
        <w:t>21</w:t>
      </w:r>
      <w:r w:rsidRPr="003C35C9">
        <w:fldChar w:fldCharType="end"/>
      </w:r>
      <w:r w:rsidRPr="003C35C9">
        <w:t xml:space="preserve">. </w:t>
      </w:r>
      <w:r w:rsidR="704F3EC2" w:rsidRPr="003C35C9">
        <w:t>ESTADO DEL SISTEMA</w:t>
      </w:r>
      <w:bookmarkEnd w:id="80"/>
      <w:r w:rsidR="704F3EC2" w:rsidRPr="003C35C9">
        <w:t xml:space="preserve"> </w:t>
      </w:r>
    </w:p>
    <w:p w14:paraId="2A0EF637" w14:textId="40B40DE1" w:rsidR="00125FEA" w:rsidRPr="003C35C9" w:rsidRDefault="00000066" w:rsidP="00182CB4">
      <w:pPr>
        <w:pStyle w:val="Descripcin"/>
        <w:jc w:val="center"/>
        <w:rPr>
          <w:rFonts w:ascii="Microsoft JhengHei" w:eastAsia="Microsoft JhengHei" w:hAnsi="Microsoft JhengHei" w:cs="Microsoft JhengHei"/>
          <w:lang w:val="es-MX" w:eastAsia="zh-CN"/>
        </w:rPr>
      </w:pPr>
      <w:proofErr w:type="gramStart"/>
      <w:r w:rsidRPr="003C35C9">
        <w:rPr>
          <w:rFonts w:ascii="Microsoft JhengHei" w:eastAsia="Microsoft JhengHei" w:hAnsi="Microsoft JhengHei" w:cs="Microsoft JhengHei"/>
          <w:lang w:val="es-MX" w:eastAsia="zh-CN"/>
        </w:rPr>
        <w:t>{{ image</w:t>
      </w:r>
      <w:proofErr w:type="gramEnd"/>
      <w:r w:rsidRPr="003C35C9">
        <w:rPr>
          <w:rFonts w:ascii="Microsoft JhengHei" w:eastAsia="Microsoft JhengHei" w:hAnsi="Microsoft JhengHei" w:cs="Microsoft JhengHei"/>
          <w:lang w:val="es-MX" w:eastAsia="zh-CN"/>
        </w:rPr>
        <w:t>_</w:t>
      </w:r>
      <w:proofErr w:type="gramStart"/>
      <w:r w:rsidRPr="003C35C9">
        <w:rPr>
          <w:rFonts w:ascii="Microsoft JhengHei" w:eastAsia="Microsoft JhengHei" w:hAnsi="Microsoft JhengHei" w:cs="Microsoft JhengHei"/>
          <w:lang w:val="es-MX" w:eastAsia="zh-CN"/>
        </w:rPr>
        <w:t>27 }</w:t>
      </w:r>
      <w:proofErr w:type="gramEnd"/>
      <w:r w:rsidRPr="003C35C9">
        <w:rPr>
          <w:rFonts w:ascii="Microsoft JhengHei" w:eastAsia="Microsoft JhengHei" w:hAnsi="Microsoft JhengHei" w:cs="Microsoft JhengHei"/>
          <w:lang w:val="es-MX" w:eastAsia="zh-CN"/>
        </w:rPr>
        <w:t>}</w:t>
      </w:r>
    </w:p>
    <w:p w14:paraId="1B086C02" w14:textId="77777777" w:rsidR="007D50F4" w:rsidRPr="003C35C9" w:rsidRDefault="06B1CDDC" w:rsidP="35E55523">
      <w:pPr>
        <w:pStyle w:val="Descripcin"/>
        <w:jc w:val="center"/>
      </w:pPr>
      <w:bookmarkStart w:id="81" w:name="_Toc214535011"/>
      <w:r w:rsidRPr="003C35C9">
        <w:t xml:space="preserve">Ilustración </w:t>
      </w:r>
      <w:r w:rsidR="004137C9" w:rsidRPr="003C35C9">
        <w:fldChar w:fldCharType="begin"/>
      </w:r>
      <w:r w:rsidR="004137C9" w:rsidRPr="003C35C9">
        <w:instrText>SEQ Ilustración \* ARABIC</w:instrText>
      </w:r>
      <w:r w:rsidR="004137C9" w:rsidRPr="003C35C9">
        <w:fldChar w:fldCharType="separate"/>
      </w:r>
      <w:r w:rsidR="00F63AC2" w:rsidRPr="003C35C9">
        <w:rPr>
          <w:noProof/>
        </w:rPr>
        <w:t>3</w:t>
      </w:r>
      <w:r w:rsidR="004137C9" w:rsidRPr="003C35C9">
        <w:fldChar w:fldCharType="end"/>
      </w:r>
      <w:r w:rsidR="79CC9916" w:rsidRPr="003C35C9">
        <w:t>. ESTADO DEL SISTEMA</w:t>
      </w:r>
      <w:bookmarkEnd w:id="81"/>
    </w:p>
    <w:p w14:paraId="621AE914" w14:textId="3C15DFF0" w:rsidR="003F3988" w:rsidRPr="003C35C9" w:rsidRDefault="001F64E5" w:rsidP="358A2647">
      <w:pPr>
        <w:pStyle w:val="Textoindependiente"/>
        <w:jc w:val="both"/>
      </w:pPr>
      <w:proofErr w:type="gramStart"/>
      <w:r w:rsidRPr="003C35C9">
        <w:rPr>
          <w:rFonts w:ascii="Calibri" w:hAnsi="Calibri" w:cs="Calibri"/>
          <w:sz w:val="22"/>
          <w:szCs w:val="22"/>
        </w:rPr>
        <w:t xml:space="preserve">{{ </w:t>
      </w:r>
      <w:r w:rsidRPr="003C35C9">
        <w:t>section</w:t>
      </w:r>
      <w:proofErr w:type="gramEnd"/>
      <w:r w:rsidRPr="003C35C9">
        <w:t>_27_1}}</w:t>
      </w:r>
    </w:p>
    <w:p w14:paraId="6C125F92" w14:textId="77777777" w:rsidR="001F64E5" w:rsidRPr="003C35C9" w:rsidRDefault="001F64E5" w:rsidP="358A2647">
      <w:pPr>
        <w:pStyle w:val="Textoindependiente"/>
        <w:jc w:val="both"/>
      </w:pPr>
    </w:p>
    <w:p w14:paraId="6C1CB9DB" w14:textId="6502E3A7" w:rsidR="001F64E5" w:rsidRPr="003C35C9" w:rsidRDefault="001F64E5" w:rsidP="001F64E5">
      <w:pPr>
        <w:pStyle w:val="Textoindependiente"/>
        <w:jc w:val="both"/>
      </w:pPr>
      <w:proofErr w:type="gramStart"/>
      <w:r w:rsidRPr="003C35C9">
        <w:rPr>
          <w:rFonts w:ascii="Calibri" w:hAnsi="Calibri" w:cs="Calibri"/>
          <w:sz w:val="22"/>
          <w:szCs w:val="22"/>
        </w:rPr>
        <w:t xml:space="preserve">{{ </w:t>
      </w:r>
      <w:r w:rsidRPr="003C35C9">
        <w:t>section</w:t>
      </w:r>
      <w:proofErr w:type="gramEnd"/>
      <w:r w:rsidRPr="003C35C9">
        <w:t>_27_2}}</w:t>
      </w:r>
    </w:p>
    <w:p w14:paraId="0895C7CF" w14:textId="77777777" w:rsidR="00463F58" w:rsidRPr="003C35C9" w:rsidRDefault="00463F58" w:rsidP="358A2647">
      <w:pPr>
        <w:pStyle w:val="Textoindependiente"/>
        <w:jc w:val="both"/>
        <w:rPr>
          <w:rFonts w:ascii="Calibri" w:hAnsi="Calibri" w:cs="Calibri"/>
        </w:rPr>
      </w:pPr>
    </w:p>
    <w:p w14:paraId="2F0C8DDC" w14:textId="77777777" w:rsidR="00DB5D5B" w:rsidRPr="003C35C9" w:rsidRDefault="00DB5D5B" w:rsidP="006467ED">
      <w:pPr>
        <w:pStyle w:val="Descripcin"/>
        <w:keepNext/>
        <w:jc w:val="center"/>
      </w:pPr>
      <w:bookmarkStart w:id="82" w:name="_Toc215128001"/>
      <w:r w:rsidRPr="003C35C9">
        <w:lastRenderedPageBreak/>
        <w:t>[[TABLE_27_2]]</w:t>
      </w:r>
    </w:p>
    <w:p w14:paraId="6A71EDF8" w14:textId="4BF5C828" w:rsidR="006B4C32" w:rsidRPr="003C35C9" w:rsidRDefault="006B4C32" w:rsidP="006467ED">
      <w:pPr>
        <w:pStyle w:val="Descripcin"/>
        <w:keepNext/>
        <w:jc w:val="center"/>
      </w:pPr>
      <w:r w:rsidRPr="003C35C9">
        <w:t xml:space="preserve">Tabla </w:t>
      </w:r>
      <w:r w:rsidRPr="003C35C9">
        <w:fldChar w:fldCharType="begin"/>
      </w:r>
      <w:r w:rsidRPr="003C35C9">
        <w:instrText>SEQ Tabla \* ARABIC</w:instrText>
      </w:r>
      <w:r w:rsidRPr="003C35C9">
        <w:fldChar w:fldCharType="separate"/>
      </w:r>
      <w:r w:rsidR="00F63AC2" w:rsidRPr="003C35C9">
        <w:rPr>
          <w:noProof/>
        </w:rPr>
        <w:t>22</w:t>
      </w:r>
      <w:r w:rsidRPr="003C35C9">
        <w:fldChar w:fldCharType="end"/>
      </w:r>
      <w:r w:rsidRPr="003C35C9">
        <w:t xml:space="preserve"> FUERA DE SERVICIO CON </w:t>
      </w:r>
      <w:r w:rsidR="00463F58" w:rsidRPr="003C35C9">
        <w:t>RESPONSABLE</w:t>
      </w:r>
      <w:bookmarkEnd w:id="82"/>
    </w:p>
    <w:p w14:paraId="3AE46A04" w14:textId="61A666F0" w:rsidR="001F64E5" w:rsidRPr="003C35C9" w:rsidRDefault="001F64E5" w:rsidP="001F64E5">
      <w:pPr>
        <w:pStyle w:val="Textoindependiente"/>
        <w:jc w:val="both"/>
      </w:pPr>
      <w:proofErr w:type="gramStart"/>
      <w:r w:rsidRPr="003C35C9">
        <w:rPr>
          <w:rFonts w:ascii="Calibri" w:hAnsi="Calibri" w:cs="Calibri"/>
          <w:sz w:val="22"/>
          <w:szCs w:val="22"/>
        </w:rPr>
        <w:t xml:space="preserve">{{ </w:t>
      </w:r>
      <w:r w:rsidRPr="003C35C9">
        <w:t>section</w:t>
      </w:r>
      <w:proofErr w:type="gramEnd"/>
      <w:r w:rsidRPr="003C35C9">
        <w:t>_27_3}}</w:t>
      </w:r>
    </w:p>
    <w:p w14:paraId="707DF1D7" w14:textId="77777777" w:rsidR="005B55FD" w:rsidRPr="003C35C9" w:rsidRDefault="005B55FD" w:rsidP="00D04F7E"/>
    <w:p w14:paraId="0C58D85F" w14:textId="1E72D335" w:rsidR="00B11C87" w:rsidRPr="003C35C9" w:rsidRDefault="00B11C87" w:rsidP="00D04F7E">
      <w:r w:rsidRPr="003C35C9">
        <w:t>A continuación, se relacionan la disponibilidad por cada uno de los subsistemas</w:t>
      </w:r>
    </w:p>
    <w:p w14:paraId="06D4C731" w14:textId="77777777" w:rsidR="00DC79A2" w:rsidRPr="003C35C9" w:rsidRDefault="00DC79A2" w:rsidP="006B4C32">
      <w:pPr>
        <w:pStyle w:val="Descripcin"/>
        <w:keepNext/>
        <w:jc w:val="center"/>
      </w:pPr>
      <w:bookmarkStart w:id="83" w:name="_Toc215128002"/>
      <w:r w:rsidRPr="003C35C9">
        <w:t>[[TABLE_27_3]]</w:t>
      </w:r>
    </w:p>
    <w:p w14:paraId="78A16343" w14:textId="4573CEE3" w:rsidR="006B4C32" w:rsidRPr="003C35C9" w:rsidRDefault="006B4C32" w:rsidP="006B4C32">
      <w:pPr>
        <w:pStyle w:val="Descripcin"/>
        <w:keepNext/>
        <w:jc w:val="center"/>
      </w:pPr>
      <w:r w:rsidRPr="003C35C9">
        <w:t xml:space="preserve">Tabla </w:t>
      </w:r>
      <w:r w:rsidRPr="003C35C9">
        <w:fldChar w:fldCharType="begin"/>
      </w:r>
      <w:r w:rsidRPr="003C35C9">
        <w:instrText>SEQ Tabla \* ARABIC</w:instrText>
      </w:r>
      <w:r w:rsidRPr="003C35C9">
        <w:fldChar w:fldCharType="separate"/>
      </w:r>
      <w:r w:rsidR="00F63AC2" w:rsidRPr="003C35C9">
        <w:rPr>
          <w:noProof/>
        </w:rPr>
        <w:t>23</w:t>
      </w:r>
      <w:r w:rsidRPr="003C35C9">
        <w:fldChar w:fldCharType="end"/>
      </w:r>
      <w:r w:rsidRPr="003C35C9">
        <w:t xml:space="preserve"> </w:t>
      </w:r>
      <w:r w:rsidR="00463F58" w:rsidRPr="003C35C9">
        <w:t>DISPONIBILIDAD</w:t>
      </w:r>
      <w:r w:rsidRPr="003C35C9">
        <w:t xml:space="preserve"> SUBSISTEMAS</w:t>
      </w:r>
      <w:bookmarkEnd w:id="83"/>
    </w:p>
    <w:p w14:paraId="50D0CD52" w14:textId="77777777" w:rsidR="007763D2" w:rsidRPr="003C35C9" w:rsidRDefault="007763D2" w:rsidP="008C3AAF">
      <w:pPr>
        <w:jc w:val="both"/>
      </w:pPr>
    </w:p>
    <w:p w14:paraId="3AC1DF10" w14:textId="54F508D8" w:rsidR="008C3AAF" w:rsidRPr="003C35C9" w:rsidRDefault="00747199" w:rsidP="008C3AAF">
      <w:pPr>
        <w:jc w:val="both"/>
        <w:rPr>
          <w:i/>
        </w:rPr>
      </w:pPr>
      <w:r w:rsidRPr="003C35C9">
        <w:t xml:space="preserve">Para ver el detalle del estado de los remitirse al capítulo de </w:t>
      </w:r>
      <w:proofErr w:type="gramStart"/>
      <w:r w:rsidR="00C92FC9" w:rsidRPr="003C35C9">
        <w:rPr>
          <w:i/>
        </w:rPr>
        <w:t>{{ route</w:t>
      </w:r>
      <w:proofErr w:type="gramEnd"/>
      <w:r w:rsidR="00C92FC9" w:rsidRPr="003C35C9">
        <w:rPr>
          <w:i/>
        </w:rPr>
        <w:t>_</w:t>
      </w:r>
      <w:proofErr w:type="gramStart"/>
      <w:r w:rsidR="00C92FC9" w:rsidRPr="003C35C9">
        <w:rPr>
          <w:i/>
        </w:rPr>
        <w:t>21 }}</w:t>
      </w:r>
      <w:r w:rsidR="00106D79" w:rsidRPr="003C35C9">
        <w:rPr>
          <w:i/>
        </w:rPr>
        <w:t>\</w:t>
      </w:r>
      <w:proofErr w:type="gramEnd"/>
      <w:r w:rsidR="00106D79" w:rsidRPr="003C35C9">
        <w:rPr>
          <w:i/>
        </w:rPr>
        <w:t>OBLIGACIONES GENERALES\</w:t>
      </w:r>
      <w:r w:rsidR="0032184D" w:rsidRPr="003C35C9">
        <w:rPr>
          <w:i/>
        </w:rPr>
        <w:t>OBLIGACIÓN</w:t>
      </w:r>
      <w:r w:rsidR="00106D79" w:rsidRPr="003C35C9">
        <w:rPr>
          <w:i/>
        </w:rPr>
        <w:t xml:space="preserve"> 2,5,6,9,13\ANEXO MESA DE SERVICIO\ </w:t>
      </w:r>
      <w:r w:rsidR="00193EED" w:rsidRPr="003C35C9">
        <w:rPr>
          <w:i/>
        </w:rPr>
        <w:t xml:space="preserve">ESTADO DEL SISTEMA </w:t>
      </w:r>
      <w:r w:rsidR="005E3C2B" w:rsidRPr="003C35C9">
        <w:rPr>
          <w:i/>
        </w:rPr>
        <w:t>\</w:t>
      </w:r>
      <w:r w:rsidR="006F02F1" w:rsidRPr="003C35C9">
        <w:rPr>
          <w:i/>
        </w:rPr>
        <w:t xml:space="preserve"> </w:t>
      </w:r>
      <w:proofErr w:type="gramStart"/>
      <w:r w:rsidR="009B598F" w:rsidRPr="003C35C9">
        <w:rPr>
          <w:i/>
        </w:rPr>
        <w:t>{{ mes</w:t>
      </w:r>
      <w:proofErr w:type="gramEnd"/>
      <w:r w:rsidR="009B598F" w:rsidRPr="003C35C9">
        <w:rPr>
          <w:i/>
        </w:rPr>
        <w:t xml:space="preserve"> }}</w:t>
      </w:r>
      <w:r w:rsidR="004B5C99" w:rsidRPr="003C35C9">
        <w:rPr>
          <w:i/>
        </w:rPr>
        <w:t>-EVIDENCIAS</w:t>
      </w:r>
      <w:r w:rsidR="239409FF" w:rsidRPr="003C35C9">
        <w:rPr>
          <w:i/>
        </w:rPr>
        <w:t xml:space="preserve"> ESTADO DEL SISTEMA </w:t>
      </w:r>
      <w:r w:rsidR="005E3C2B" w:rsidRPr="003C35C9">
        <w:rPr>
          <w:i/>
        </w:rPr>
        <w:t>\</w:t>
      </w:r>
      <w:r w:rsidR="239409FF" w:rsidRPr="003C35C9">
        <w:rPr>
          <w:i/>
        </w:rPr>
        <w:t xml:space="preserve"> </w:t>
      </w:r>
      <w:proofErr w:type="gramStart"/>
      <w:r w:rsidR="008C3AAF" w:rsidRPr="003C35C9">
        <w:rPr>
          <w:i/>
        </w:rPr>
        <w:t>{{ name</w:t>
      </w:r>
      <w:proofErr w:type="gramEnd"/>
      <w:r w:rsidR="008C3AAF" w:rsidRPr="003C35C9">
        <w:rPr>
          <w:i/>
        </w:rPr>
        <w:t>_document_</w:t>
      </w:r>
      <w:proofErr w:type="gramStart"/>
      <w:r w:rsidR="008C3AAF" w:rsidRPr="003C35C9">
        <w:rPr>
          <w:i/>
        </w:rPr>
        <w:t>27 }</w:t>
      </w:r>
      <w:proofErr w:type="gramEnd"/>
      <w:r w:rsidR="008C3AAF" w:rsidRPr="003C35C9">
        <w:rPr>
          <w:i/>
        </w:rPr>
        <w:t>}</w:t>
      </w:r>
    </w:p>
    <w:p w14:paraId="3D079B0F" w14:textId="77777777" w:rsidR="007763D2" w:rsidRPr="003C35C9" w:rsidRDefault="007763D2" w:rsidP="008C3AAF">
      <w:pPr>
        <w:jc w:val="both"/>
        <w:rPr>
          <w:i/>
        </w:rPr>
      </w:pPr>
    </w:p>
    <w:p w14:paraId="5753575A" w14:textId="4CA3DCC4" w:rsidR="007763D2" w:rsidRPr="003C35C9" w:rsidRDefault="007763D2" w:rsidP="008C3AAF">
      <w:pPr>
        <w:jc w:val="both"/>
        <w:rPr>
          <w:i/>
        </w:rPr>
      </w:pPr>
      <w:proofErr w:type="gramStart"/>
      <w:r w:rsidRPr="003C35C9">
        <w:rPr>
          <w:i/>
        </w:rPr>
        <w:t>{{ observaciones</w:t>
      </w:r>
      <w:proofErr w:type="gramEnd"/>
      <w:r w:rsidRPr="003C35C9">
        <w:rPr>
          <w:i/>
        </w:rPr>
        <w:t>_</w:t>
      </w:r>
      <w:proofErr w:type="gramStart"/>
      <w:r w:rsidRPr="003C35C9">
        <w:rPr>
          <w:i/>
        </w:rPr>
        <w:t>27 }</w:t>
      </w:r>
      <w:proofErr w:type="gramEnd"/>
      <w:r w:rsidRPr="003C35C9">
        <w:rPr>
          <w:i/>
        </w:rPr>
        <w:t>}</w:t>
      </w:r>
    </w:p>
    <w:p w14:paraId="15296182" w14:textId="3A97419A" w:rsidR="00290196" w:rsidRPr="005762F5" w:rsidRDefault="00290196" w:rsidP="00DD24BE">
      <w:pPr>
        <w:jc w:val="both"/>
        <w:rPr>
          <w:i/>
        </w:rPr>
      </w:pPr>
    </w:p>
    <w:sectPr w:rsidR="00290196" w:rsidRPr="005762F5" w:rsidSect="00D07356">
      <w:headerReference w:type="default" r:id="rId12"/>
      <w:footerReference w:type="default" r:id="rId13"/>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B2D9D" w14:textId="77777777" w:rsidR="00D514A6" w:rsidRPr="00C75EAD" w:rsidRDefault="00D514A6">
      <w:pPr>
        <w:spacing w:after="0" w:line="240" w:lineRule="auto"/>
      </w:pPr>
      <w:r w:rsidRPr="00C75EAD">
        <w:separator/>
      </w:r>
    </w:p>
  </w:endnote>
  <w:endnote w:type="continuationSeparator" w:id="0">
    <w:p w14:paraId="46C771C4" w14:textId="77777777" w:rsidR="00D514A6" w:rsidRPr="00C75EAD" w:rsidRDefault="00D514A6">
      <w:pPr>
        <w:spacing w:after="0" w:line="240" w:lineRule="auto"/>
      </w:pPr>
      <w:r w:rsidRPr="00C75EAD">
        <w:continuationSeparator/>
      </w:r>
    </w:p>
  </w:endnote>
  <w:endnote w:type="continuationNotice" w:id="1">
    <w:p w14:paraId="5EF998FE" w14:textId="77777777" w:rsidR="00D514A6" w:rsidRPr="00C75EAD" w:rsidRDefault="00D514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4FD3" w14:textId="77777777" w:rsidR="00D07A9F" w:rsidRPr="00C75EAD" w:rsidRDefault="00D07A9F" w:rsidP="00EE5459">
    <w:pPr>
      <w:tabs>
        <w:tab w:val="center" w:pos="4550"/>
        <w:tab w:val="left" w:pos="5818"/>
      </w:tabs>
      <w:ind w:right="260"/>
      <w:jc w:val="right"/>
      <w:rPr>
        <w:color w:val="002060"/>
        <w:sz w:val="24"/>
        <w:szCs w:val="24"/>
      </w:rPr>
    </w:pPr>
    <w:r w:rsidRPr="00C75EAD">
      <w:rPr>
        <w:rFonts w:asciiTheme="minorHAnsi" w:hAnsiTheme="minorHAnsi" w:cstheme="minorHAnsi"/>
        <w:color w:val="002060"/>
        <w:spacing w:val="60"/>
        <w:sz w:val="20"/>
      </w:rPr>
      <w:t>INFORME MENSUAL                        CONTRATO SCJ-1809-2024</w:t>
    </w:r>
    <w:r w:rsidRPr="00C75EAD">
      <w:rPr>
        <w:color w:val="002060"/>
        <w:spacing w:val="60"/>
        <w:sz w:val="24"/>
        <w:szCs w:val="24"/>
      </w:rPr>
      <w:br/>
    </w:r>
    <w:r w:rsidRPr="00C75EAD">
      <w:rPr>
        <w:rFonts w:asciiTheme="minorHAnsi" w:hAnsiTheme="minorHAnsi" w:cstheme="minorHAnsi"/>
        <w:color w:val="002060"/>
        <w:spacing w:val="60"/>
        <w:sz w:val="20"/>
      </w:rPr>
      <w:t xml:space="preserve">Página </w:t>
    </w:r>
    <w:r w:rsidRPr="00C75EAD">
      <w:rPr>
        <w:rFonts w:asciiTheme="minorHAnsi" w:hAnsiTheme="minorHAnsi" w:cstheme="minorHAnsi"/>
        <w:color w:val="002060"/>
        <w:spacing w:val="60"/>
        <w:sz w:val="20"/>
      </w:rPr>
      <w:fldChar w:fldCharType="begin"/>
    </w:r>
    <w:r w:rsidRPr="00C75EAD">
      <w:rPr>
        <w:rFonts w:asciiTheme="minorHAnsi" w:hAnsiTheme="minorHAnsi" w:cstheme="minorHAnsi"/>
        <w:color w:val="002060"/>
        <w:spacing w:val="60"/>
        <w:sz w:val="20"/>
      </w:rPr>
      <w:instrText>PAGE   \* MERGEFORMAT</w:instrText>
    </w:r>
    <w:r w:rsidRPr="00C75EAD">
      <w:rPr>
        <w:rFonts w:asciiTheme="minorHAnsi" w:hAnsiTheme="minorHAnsi" w:cstheme="minorHAnsi"/>
        <w:color w:val="002060"/>
        <w:spacing w:val="60"/>
        <w:sz w:val="20"/>
      </w:rPr>
      <w:fldChar w:fldCharType="separate"/>
    </w:r>
    <w:r w:rsidRPr="00C75EAD">
      <w:rPr>
        <w:rFonts w:asciiTheme="minorHAnsi" w:hAnsiTheme="minorHAnsi" w:cstheme="minorHAnsi"/>
        <w:color w:val="002060"/>
        <w:spacing w:val="60"/>
        <w:sz w:val="20"/>
      </w:rPr>
      <w:t>52</w:t>
    </w:r>
    <w:r w:rsidRPr="00C75EAD">
      <w:rPr>
        <w:rFonts w:asciiTheme="minorHAnsi" w:hAnsiTheme="minorHAnsi" w:cstheme="minorHAnsi"/>
        <w:color w:val="002060"/>
        <w:spacing w:val="60"/>
        <w:sz w:val="20"/>
      </w:rPr>
      <w:fldChar w:fldCharType="end"/>
    </w:r>
    <w:r w:rsidRPr="00C75EAD">
      <w:rPr>
        <w:rFonts w:asciiTheme="minorHAnsi" w:hAnsiTheme="minorHAnsi" w:cstheme="minorHAnsi"/>
        <w:color w:val="002060"/>
        <w:spacing w:val="60"/>
        <w:sz w:val="20"/>
      </w:rPr>
      <w:t xml:space="preserve"> | </w:t>
    </w:r>
    <w:r w:rsidRPr="00C75EAD">
      <w:rPr>
        <w:rFonts w:asciiTheme="minorHAnsi" w:hAnsiTheme="minorHAnsi" w:cstheme="minorHAnsi"/>
        <w:color w:val="002060"/>
        <w:spacing w:val="60"/>
        <w:sz w:val="20"/>
      </w:rPr>
      <w:fldChar w:fldCharType="begin"/>
    </w:r>
    <w:r w:rsidRPr="00C75EAD">
      <w:rPr>
        <w:rFonts w:asciiTheme="minorHAnsi" w:hAnsiTheme="minorHAnsi" w:cstheme="minorHAnsi"/>
        <w:color w:val="002060"/>
        <w:spacing w:val="60"/>
        <w:sz w:val="20"/>
      </w:rPr>
      <w:instrText>NUMPAGES  \* Arabic  \* MERGEFORMAT</w:instrText>
    </w:r>
    <w:r w:rsidRPr="00C75EAD">
      <w:rPr>
        <w:rFonts w:asciiTheme="minorHAnsi" w:hAnsiTheme="minorHAnsi" w:cstheme="minorHAnsi"/>
        <w:color w:val="002060"/>
        <w:spacing w:val="60"/>
        <w:sz w:val="20"/>
      </w:rPr>
      <w:fldChar w:fldCharType="separate"/>
    </w:r>
    <w:r w:rsidRPr="00C75EAD">
      <w:rPr>
        <w:rFonts w:asciiTheme="minorHAnsi" w:hAnsiTheme="minorHAnsi" w:cstheme="minorHAnsi"/>
        <w:color w:val="002060"/>
        <w:spacing w:val="60"/>
        <w:sz w:val="20"/>
      </w:rPr>
      <w:t>134</w:t>
    </w:r>
    <w:r w:rsidRPr="00C75EAD">
      <w:rPr>
        <w:rFonts w:asciiTheme="minorHAnsi" w:hAnsiTheme="minorHAnsi" w:cstheme="minorHAnsi"/>
        <w:color w:val="002060"/>
        <w:spacing w:val="6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DB98" w14:textId="77777777" w:rsidR="00D514A6" w:rsidRPr="00C75EAD" w:rsidRDefault="00D514A6">
      <w:pPr>
        <w:spacing w:after="0" w:line="240" w:lineRule="auto"/>
      </w:pPr>
      <w:r w:rsidRPr="00C75EAD">
        <w:separator/>
      </w:r>
    </w:p>
  </w:footnote>
  <w:footnote w:type="continuationSeparator" w:id="0">
    <w:p w14:paraId="650A5290" w14:textId="77777777" w:rsidR="00D514A6" w:rsidRPr="00C75EAD" w:rsidRDefault="00D514A6">
      <w:pPr>
        <w:spacing w:after="0" w:line="240" w:lineRule="auto"/>
      </w:pPr>
      <w:r w:rsidRPr="00C75EAD">
        <w:continuationSeparator/>
      </w:r>
    </w:p>
  </w:footnote>
  <w:footnote w:type="continuationNotice" w:id="1">
    <w:p w14:paraId="36646CA2" w14:textId="77777777" w:rsidR="00D514A6" w:rsidRPr="00C75EAD" w:rsidRDefault="00D514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7C25" w14:textId="77777777" w:rsidR="00D07A9F" w:rsidRPr="00C75EAD" w:rsidRDefault="00D07A9F" w:rsidP="005E2317">
    <w:pPr>
      <w:spacing w:after="0" w:line="240" w:lineRule="auto"/>
      <w:ind w:firstLine="720"/>
      <w:jc w:val="right"/>
      <w:rPr>
        <w:b/>
        <w:color w:val="17375E"/>
      </w:rPr>
    </w:pPr>
    <w:r w:rsidRPr="00C75EAD">
      <w:rPr>
        <w:b/>
        <w:noProof/>
        <w:color w:val="17375E"/>
      </w:rPr>
      <w:drawing>
        <wp:anchor distT="0" distB="0" distL="114300" distR="114300" simplePos="0" relativeHeight="251658242" behindDoc="1" locked="0" layoutInCell="1" allowOverlap="1" wp14:anchorId="3FD57A57" wp14:editId="7BC337FD">
          <wp:simplePos x="0" y="0"/>
          <wp:positionH relativeFrom="margin">
            <wp:align>left</wp:align>
          </wp:positionH>
          <wp:positionV relativeFrom="paragraph">
            <wp:posOffset>-297180</wp:posOffset>
          </wp:positionV>
          <wp:extent cx="975360" cy="750999"/>
          <wp:effectExtent l="0" t="0" r="0" b="0"/>
          <wp:wrapNone/>
          <wp:docPr id="57156588"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1122" name="Imagen 4"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75360" cy="750999"/>
                  </a:xfrm>
                  <a:prstGeom prst="rect">
                    <a:avLst/>
                  </a:prstGeom>
                </pic:spPr>
              </pic:pic>
            </a:graphicData>
          </a:graphic>
        </wp:anchor>
      </w:drawing>
    </w:r>
    <w:r w:rsidRPr="00C75EAD">
      <w:rPr>
        <w:b/>
        <w:color w:val="17375E"/>
      </w:rPr>
      <w:t>EMPRESA DE TELECOMUNICACIONES DE BOGOTÁ S.A. E.S.P.</w:t>
    </w:r>
  </w:p>
  <w:p w14:paraId="1DD86080" w14:textId="77777777" w:rsidR="00D07A9F" w:rsidRPr="00C75EAD" w:rsidRDefault="00D07A9F">
    <w:pPr>
      <w:pBdr>
        <w:top w:val="nil"/>
        <w:left w:val="nil"/>
        <w:bottom w:val="nil"/>
        <w:right w:val="nil"/>
        <w:between w:val="nil"/>
      </w:pBdr>
      <w:tabs>
        <w:tab w:val="center" w:pos="4419"/>
        <w:tab w:val="right" w:pos="8838"/>
      </w:tabs>
      <w:spacing w:after="0" w:line="240" w:lineRule="auto"/>
      <w:rPr>
        <w:color w:val="000000"/>
      </w:rPr>
    </w:pPr>
  </w:p>
  <w:p w14:paraId="10FAC5CD" w14:textId="77777777" w:rsidR="00D07A9F" w:rsidRPr="00C75EAD" w:rsidRDefault="00D07A9F">
    <w:pPr>
      <w:pBdr>
        <w:top w:val="nil"/>
        <w:left w:val="nil"/>
        <w:bottom w:val="nil"/>
        <w:right w:val="nil"/>
        <w:between w:val="nil"/>
      </w:pBdr>
      <w:tabs>
        <w:tab w:val="center" w:pos="4419"/>
        <w:tab w:val="right" w:pos="8838"/>
      </w:tabs>
      <w:spacing w:after="0" w:line="240" w:lineRule="auto"/>
      <w:rPr>
        <w:color w:val="000000"/>
      </w:rPr>
    </w:pPr>
  </w:p>
  <w:p w14:paraId="7F82FEE5" w14:textId="77777777" w:rsidR="00D07A9F" w:rsidRPr="00C75EAD" w:rsidRDefault="00D07A9F">
    <w:pPr>
      <w:pBdr>
        <w:top w:val="nil"/>
        <w:left w:val="nil"/>
        <w:bottom w:val="nil"/>
        <w:right w:val="nil"/>
        <w:between w:val="nil"/>
      </w:pBdr>
      <w:tabs>
        <w:tab w:val="center" w:pos="4419"/>
        <w:tab w:val="right" w:pos="8838"/>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7j8HkzZ0O2VrmC" int2:id="gm4UTqc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576"/>
    <w:multiLevelType w:val="multilevel"/>
    <w:tmpl w:val="A9D4C9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DF4277"/>
    <w:multiLevelType w:val="multilevel"/>
    <w:tmpl w:val="470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15109"/>
    <w:multiLevelType w:val="multilevel"/>
    <w:tmpl w:val="3382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A7560"/>
    <w:multiLevelType w:val="multilevel"/>
    <w:tmpl w:val="77C8ACEC"/>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CF500FE"/>
    <w:multiLevelType w:val="multilevel"/>
    <w:tmpl w:val="6602BA20"/>
    <w:lvl w:ilvl="0">
      <w:numFmt w:val="bullet"/>
      <w:lvlText w:val="•"/>
      <w:lvlJc w:val="left"/>
      <w:pPr>
        <w:ind w:left="1065" w:hanging="705"/>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957DA5"/>
    <w:multiLevelType w:val="hybridMultilevel"/>
    <w:tmpl w:val="DC2ADA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5DE1FFA"/>
    <w:multiLevelType w:val="multilevel"/>
    <w:tmpl w:val="3E4EB22E"/>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AE4448"/>
    <w:multiLevelType w:val="multilevel"/>
    <w:tmpl w:val="EA02093C"/>
    <w:lvl w:ilvl="0">
      <w:start w:val="1"/>
      <w:numFmt w:val="decimal"/>
      <w:lvlText w:val="%1."/>
      <w:lvlJc w:val="left"/>
      <w:pPr>
        <w:tabs>
          <w:tab w:val="num" w:pos="720"/>
        </w:tabs>
        <w:ind w:left="720" w:hanging="360"/>
      </w:pPr>
      <w:rPr>
        <w:i/>
        <w:iCs/>
        <w:color w:val="auto"/>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6336F"/>
    <w:multiLevelType w:val="hybridMultilevel"/>
    <w:tmpl w:val="CDE2CD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E180DCB"/>
    <w:multiLevelType w:val="hybridMultilevel"/>
    <w:tmpl w:val="A0EAAFF8"/>
    <w:lvl w:ilvl="0" w:tplc="4E3A718C">
      <w:start w:val="1"/>
      <w:numFmt w:val="bullet"/>
      <w:lvlText w:val=""/>
      <w:lvlJc w:val="left"/>
      <w:pPr>
        <w:ind w:left="1080" w:hanging="360"/>
      </w:pPr>
      <w:rPr>
        <w:rFonts w:ascii="Symbol" w:hAnsi="Symbol" w:hint="default"/>
      </w:rPr>
    </w:lvl>
    <w:lvl w:ilvl="1" w:tplc="6540D70E">
      <w:start w:val="1"/>
      <w:numFmt w:val="bullet"/>
      <w:lvlText w:val="o"/>
      <w:lvlJc w:val="left"/>
      <w:pPr>
        <w:ind w:left="1800" w:hanging="360"/>
      </w:pPr>
      <w:rPr>
        <w:rFonts w:ascii="Courier New" w:hAnsi="Courier New" w:hint="default"/>
      </w:rPr>
    </w:lvl>
    <w:lvl w:ilvl="2" w:tplc="ED846086">
      <w:start w:val="1"/>
      <w:numFmt w:val="bullet"/>
      <w:lvlText w:val=""/>
      <w:lvlJc w:val="left"/>
      <w:pPr>
        <w:ind w:left="2520" w:hanging="360"/>
      </w:pPr>
      <w:rPr>
        <w:rFonts w:ascii="Wingdings" w:hAnsi="Wingdings" w:hint="default"/>
      </w:rPr>
    </w:lvl>
    <w:lvl w:ilvl="3" w:tplc="6C487FBE">
      <w:start w:val="1"/>
      <w:numFmt w:val="bullet"/>
      <w:lvlText w:val=""/>
      <w:lvlJc w:val="left"/>
      <w:pPr>
        <w:ind w:left="3240" w:hanging="360"/>
      </w:pPr>
      <w:rPr>
        <w:rFonts w:ascii="Symbol" w:hAnsi="Symbol" w:hint="default"/>
      </w:rPr>
    </w:lvl>
    <w:lvl w:ilvl="4" w:tplc="135609CE">
      <w:start w:val="1"/>
      <w:numFmt w:val="bullet"/>
      <w:lvlText w:val="o"/>
      <w:lvlJc w:val="left"/>
      <w:pPr>
        <w:ind w:left="3960" w:hanging="360"/>
      </w:pPr>
      <w:rPr>
        <w:rFonts w:ascii="Courier New" w:hAnsi="Courier New" w:hint="default"/>
      </w:rPr>
    </w:lvl>
    <w:lvl w:ilvl="5" w:tplc="94C83E3A">
      <w:start w:val="1"/>
      <w:numFmt w:val="bullet"/>
      <w:lvlText w:val=""/>
      <w:lvlJc w:val="left"/>
      <w:pPr>
        <w:ind w:left="4680" w:hanging="360"/>
      </w:pPr>
      <w:rPr>
        <w:rFonts w:ascii="Wingdings" w:hAnsi="Wingdings" w:hint="default"/>
      </w:rPr>
    </w:lvl>
    <w:lvl w:ilvl="6" w:tplc="A448D804">
      <w:start w:val="1"/>
      <w:numFmt w:val="bullet"/>
      <w:lvlText w:val=""/>
      <w:lvlJc w:val="left"/>
      <w:pPr>
        <w:ind w:left="5400" w:hanging="360"/>
      </w:pPr>
      <w:rPr>
        <w:rFonts w:ascii="Symbol" w:hAnsi="Symbol" w:hint="default"/>
      </w:rPr>
    </w:lvl>
    <w:lvl w:ilvl="7" w:tplc="C77A408A">
      <w:start w:val="1"/>
      <w:numFmt w:val="bullet"/>
      <w:lvlText w:val="o"/>
      <w:lvlJc w:val="left"/>
      <w:pPr>
        <w:ind w:left="6120" w:hanging="360"/>
      </w:pPr>
      <w:rPr>
        <w:rFonts w:ascii="Courier New" w:hAnsi="Courier New" w:hint="default"/>
      </w:rPr>
    </w:lvl>
    <w:lvl w:ilvl="8" w:tplc="6FE4E694">
      <w:start w:val="1"/>
      <w:numFmt w:val="bullet"/>
      <w:lvlText w:val=""/>
      <w:lvlJc w:val="left"/>
      <w:pPr>
        <w:ind w:left="6840" w:hanging="360"/>
      </w:pPr>
      <w:rPr>
        <w:rFonts w:ascii="Wingdings" w:hAnsi="Wingdings" w:hint="default"/>
      </w:rPr>
    </w:lvl>
  </w:abstractNum>
  <w:abstractNum w:abstractNumId="10" w15:restartNumberingAfterBreak="0">
    <w:nsid w:val="555D8229"/>
    <w:multiLevelType w:val="hybridMultilevel"/>
    <w:tmpl w:val="6A3AB6E0"/>
    <w:lvl w:ilvl="0" w:tplc="54942A28">
      <w:start w:val="1"/>
      <w:numFmt w:val="decimal"/>
      <w:lvlText w:val="●"/>
      <w:lvlJc w:val="left"/>
      <w:pPr>
        <w:ind w:left="720" w:hanging="360"/>
      </w:pPr>
    </w:lvl>
    <w:lvl w:ilvl="1" w:tplc="B928CD0E">
      <w:start w:val="1"/>
      <w:numFmt w:val="lowerLetter"/>
      <w:lvlText w:val="%2."/>
      <w:lvlJc w:val="left"/>
      <w:pPr>
        <w:ind w:left="1440" w:hanging="360"/>
      </w:pPr>
    </w:lvl>
    <w:lvl w:ilvl="2" w:tplc="33ACDDFE">
      <w:start w:val="1"/>
      <w:numFmt w:val="lowerRoman"/>
      <w:lvlText w:val="%3."/>
      <w:lvlJc w:val="right"/>
      <w:pPr>
        <w:ind w:left="2160" w:hanging="180"/>
      </w:pPr>
    </w:lvl>
    <w:lvl w:ilvl="3" w:tplc="D90E964C">
      <w:start w:val="1"/>
      <w:numFmt w:val="decimal"/>
      <w:lvlText w:val="%4."/>
      <w:lvlJc w:val="left"/>
      <w:pPr>
        <w:ind w:left="2880" w:hanging="360"/>
      </w:pPr>
    </w:lvl>
    <w:lvl w:ilvl="4" w:tplc="8F4E4F36">
      <w:start w:val="1"/>
      <w:numFmt w:val="lowerLetter"/>
      <w:lvlText w:val="%5."/>
      <w:lvlJc w:val="left"/>
      <w:pPr>
        <w:ind w:left="3600" w:hanging="360"/>
      </w:pPr>
    </w:lvl>
    <w:lvl w:ilvl="5" w:tplc="217C1E2C">
      <w:start w:val="1"/>
      <w:numFmt w:val="lowerRoman"/>
      <w:lvlText w:val="%6."/>
      <w:lvlJc w:val="right"/>
      <w:pPr>
        <w:ind w:left="4320" w:hanging="180"/>
      </w:pPr>
    </w:lvl>
    <w:lvl w:ilvl="6" w:tplc="E25EB3E6">
      <w:start w:val="1"/>
      <w:numFmt w:val="decimal"/>
      <w:lvlText w:val="%7."/>
      <w:lvlJc w:val="left"/>
      <w:pPr>
        <w:ind w:left="5040" w:hanging="360"/>
      </w:pPr>
    </w:lvl>
    <w:lvl w:ilvl="7" w:tplc="2D16F6D8">
      <w:start w:val="1"/>
      <w:numFmt w:val="lowerLetter"/>
      <w:lvlText w:val="%8."/>
      <w:lvlJc w:val="left"/>
      <w:pPr>
        <w:ind w:left="5760" w:hanging="360"/>
      </w:pPr>
    </w:lvl>
    <w:lvl w:ilvl="8" w:tplc="7A688CDE">
      <w:start w:val="1"/>
      <w:numFmt w:val="lowerRoman"/>
      <w:lvlText w:val="%9."/>
      <w:lvlJc w:val="right"/>
      <w:pPr>
        <w:ind w:left="6480" w:hanging="180"/>
      </w:pPr>
    </w:lvl>
  </w:abstractNum>
  <w:abstractNum w:abstractNumId="11" w15:restartNumberingAfterBreak="0">
    <w:nsid w:val="5988078D"/>
    <w:multiLevelType w:val="multilevel"/>
    <w:tmpl w:val="E056C1F8"/>
    <w:lvl w:ilvl="0">
      <w:start w:val="2"/>
      <w:numFmt w:val="decimal"/>
      <w:lvlText w:val="%1."/>
      <w:lvlJc w:val="left"/>
      <w:pPr>
        <w:ind w:left="360" w:hanging="360"/>
      </w:pPr>
      <w:rPr>
        <w:rFonts w:hint="default"/>
        <w:color w:val="002060"/>
      </w:rPr>
    </w:lvl>
    <w:lvl w:ilvl="1">
      <w:start w:val="1"/>
      <w:numFmt w:val="decimal"/>
      <w:lvlText w:val="%1.%2."/>
      <w:lvlJc w:val="left"/>
      <w:pPr>
        <w:ind w:left="792" w:hanging="432"/>
      </w:pPr>
      <w:rPr>
        <w:rFonts w:hint="default"/>
        <w:b/>
        <w:bCs w:val="0"/>
        <w:i w:val="0"/>
        <w:iCs/>
        <w:color w:val="002060"/>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E867F34"/>
    <w:multiLevelType w:val="hybridMultilevel"/>
    <w:tmpl w:val="C6B83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47673F"/>
    <w:multiLevelType w:val="multilevel"/>
    <w:tmpl w:val="4E7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18560E"/>
    <w:multiLevelType w:val="multilevel"/>
    <w:tmpl w:val="36F479F6"/>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3C477FD"/>
    <w:multiLevelType w:val="hybridMultilevel"/>
    <w:tmpl w:val="FC5612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6B37FC0"/>
    <w:multiLevelType w:val="multilevel"/>
    <w:tmpl w:val="58C2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781402">
    <w:abstractNumId w:val="10"/>
  </w:num>
  <w:num w:numId="2" w16cid:durableId="877398416">
    <w:abstractNumId w:val="0"/>
  </w:num>
  <w:num w:numId="3" w16cid:durableId="269628549">
    <w:abstractNumId w:val="4"/>
  </w:num>
  <w:num w:numId="4" w16cid:durableId="1617984456">
    <w:abstractNumId w:val="7"/>
  </w:num>
  <w:num w:numId="5" w16cid:durableId="1598558217">
    <w:abstractNumId w:val="11"/>
  </w:num>
  <w:num w:numId="6" w16cid:durableId="448821738">
    <w:abstractNumId w:val="12"/>
  </w:num>
  <w:num w:numId="7" w16cid:durableId="511337843">
    <w:abstractNumId w:val="8"/>
  </w:num>
  <w:num w:numId="8" w16cid:durableId="1446384412">
    <w:abstractNumId w:val="5"/>
  </w:num>
  <w:num w:numId="9" w16cid:durableId="124933488">
    <w:abstractNumId w:val="1"/>
  </w:num>
  <w:num w:numId="10" w16cid:durableId="93330506">
    <w:abstractNumId w:val="16"/>
  </w:num>
  <w:num w:numId="11" w16cid:durableId="1042025272">
    <w:abstractNumId w:val="2"/>
  </w:num>
  <w:num w:numId="12" w16cid:durableId="1739160775">
    <w:abstractNumId w:val="6"/>
  </w:num>
  <w:num w:numId="13" w16cid:durableId="243883400">
    <w:abstractNumId w:val="9"/>
  </w:num>
  <w:num w:numId="14" w16cid:durableId="97455786">
    <w:abstractNumId w:val="13"/>
  </w:num>
  <w:num w:numId="15" w16cid:durableId="1778213560">
    <w:abstractNumId w:val="15"/>
  </w:num>
  <w:num w:numId="16" w16cid:durableId="667636176">
    <w:abstractNumId w:val="14"/>
  </w:num>
  <w:num w:numId="17" w16cid:durableId="611206604">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0F4"/>
    <w:rsid w:val="00000066"/>
    <w:rsid w:val="000000E9"/>
    <w:rsid w:val="00000D8D"/>
    <w:rsid w:val="00000EC6"/>
    <w:rsid w:val="000012ED"/>
    <w:rsid w:val="00001342"/>
    <w:rsid w:val="0000140E"/>
    <w:rsid w:val="000014D3"/>
    <w:rsid w:val="000015E2"/>
    <w:rsid w:val="000018A5"/>
    <w:rsid w:val="00001C11"/>
    <w:rsid w:val="00001C6C"/>
    <w:rsid w:val="00001F81"/>
    <w:rsid w:val="00002064"/>
    <w:rsid w:val="000025A2"/>
    <w:rsid w:val="000029E8"/>
    <w:rsid w:val="00002CDE"/>
    <w:rsid w:val="00003002"/>
    <w:rsid w:val="0000340F"/>
    <w:rsid w:val="00003531"/>
    <w:rsid w:val="00003559"/>
    <w:rsid w:val="0000362B"/>
    <w:rsid w:val="000036F8"/>
    <w:rsid w:val="000037A1"/>
    <w:rsid w:val="00003821"/>
    <w:rsid w:val="0000387A"/>
    <w:rsid w:val="00003B71"/>
    <w:rsid w:val="00003CBB"/>
    <w:rsid w:val="0000400E"/>
    <w:rsid w:val="000043AF"/>
    <w:rsid w:val="0000458E"/>
    <w:rsid w:val="000045C1"/>
    <w:rsid w:val="00004A25"/>
    <w:rsid w:val="00004BD5"/>
    <w:rsid w:val="00004D61"/>
    <w:rsid w:val="00004F14"/>
    <w:rsid w:val="000055EA"/>
    <w:rsid w:val="000057CB"/>
    <w:rsid w:val="000058FC"/>
    <w:rsid w:val="00005BE0"/>
    <w:rsid w:val="00005E38"/>
    <w:rsid w:val="0000609A"/>
    <w:rsid w:val="000065E6"/>
    <w:rsid w:val="000071F7"/>
    <w:rsid w:val="00007548"/>
    <w:rsid w:val="000078E7"/>
    <w:rsid w:val="000079A7"/>
    <w:rsid w:val="00007B04"/>
    <w:rsid w:val="00007B51"/>
    <w:rsid w:val="00007B71"/>
    <w:rsid w:val="00007CF7"/>
    <w:rsid w:val="000100C0"/>
    <w:rsid w:val="000104BA"/>
    <w:rsid w:val="00010684"/>
    <w:rsid w:val="00010756"/>
    <w:rsid w:val="00010808"/>
    <w:rsid w:val="000108B3"/>
    <w:rsid w:val="000108CB"/>
    <w:rsid w:val="00010957"/>
    <w:rsid w:val="00010AA1"/>
    <w:rsid w:val="00010CA2"/>
    <w:rsid w:val="00010FB8"/>
    <w:rsid w:val="000111F9"/>
    <w:rsid w:val="000117E4"/>
    <w:rsid w:val="00011825"/>
    <w:rsid w:val="00011B7E"/>
    <w:rsid w:val="00011F7D"/>
    <w:rsid w:val="00011FED"/>
    <w:rsid w:val="00012125"/>
    <w:rsid w:val="00012256"/>
    <w:rsid w:val="000122A9"/>
    <w:rsid w:val="00012467"/>
    <w:rsid w:val="000125F0"/>
    <w:rsid w:val="00012616"/>
    <w:rsid w:val="00012807"/>
    <w:rsid w:val="000128B7"/>
    <w:rsid w:val="0001293A"/>
    <w:rsid w:val="00012C33"/>
    <w:rsid w:val="00012EA3"/>
    <w:rsid w:val="00012FF3"/>
    <w:rsid w:val="000139CF"/>
    <w:rsid w:val="0001416C"/>
    <w:rsid w:val="00014315"/>
    <w:rsid w:val="000144D7"/>
    <w:rsid w:val="00014715"/>
    <w:rsid w:val="0001489B"/>
    <w:rsid w:val="00014B51"/>
    <w:rsid w:val="00014D37"/>
    <w:rsid w:val="0001512C"/>
    <w:rsid w:val="0001525B"/>
    <w:rsid w:val="000152AB"/>
    <w:rsid w:val="000159D5"/>
    <w:rsid w:val="00015AA3"/>
    <w:rsid w:val="00015BED"/>
    <w:rsid w:val="00015D4D"/>
    <w:rsid w:val="00015FAC"/>
    <w:rsid w:val="00015FD2"/>
    <w:rsid w:val="00016043"/>
    <w:rsid w:val="00016186"/>
    <w:rsid w:val="00016378"/>
    <w:rsid w:val="00016482"/>
    <w:rsid w:val="0001699E"/>
    <w:rsid w:val="00016BFC"/>
    <w:rsid w:val="00016CD3"/>
    <w:rsid w:val="00016E7A"/>
    <w:rsid w:val="00017220"/>
    <w:rsid w:val="00017625"/>
    <w:rsid w:val="000176D9"/>
    <w:rsid w:val="00017A75"/>
    <w:rsid w:val="00017E71"/>
    <w:rsid w:val="00017FCD"/>
    <w:rsid w:val="0002006C"/>
    <w:rsid w:val="0002006E"/>
    <w:rsid w:val="00020129"/>
    <w:rsid w:val="00020277"/>
    <w:rsid w:val="0002044F"/>
    <w:rsid w:val="00020BC1"/>
    <w:rsid w:val="0002133A"/>
    <w:rsid w:val="000216CF"/>
    <w:rsid w:val="000219A8"/>
    <w:rsid w:val="00021B1D"/>
    <w:rsid w:val="00021F22"/>
    <w:rsid w:val="000221CA"/>
    <w:rsid w:val="00022814"/>
    <w:rsid w:val="00022AEE"/>
    <w:rsid w:val="00023381"/>
    <w:rsid w:val="0002348A"/>
    <w:rsid w:val="000236DD"/>
    <w:rsid w:val="00023708"/>
    <w:rsid w:val="0002370C"/>
    <w:rsid w:val="000239F3"/>
    <w:rsid w:val="00023A1D"/>
    <w:rsid w:val="00023C12"/>
    <w:rsid w:val="00023E3D"/>
    <w:rsid w:val="00024404"/>
    <w:rsid w:val="00024ABA"/>
    <w:rsid w:val="00024BAC"/>
    <w:rsid w:val="00024DB6"/>
    <w:rsid w:val="000255AB"/>
    <w:rsid w:val="000256D4"/>
    <w:rsid w:val="00026183"/>
    <w:rsid w:val="0002624E"/>
    <w:rsid w:val="00026B6C"/>
    <w:rsid w:val="00027055"/>
    <w:rsid w:val="00027209"/>
    <w:rsid w:val="000272D8"/>
    <w:rsid w:val="000274A4"/>
    <w:rsid w:val="00027559"/>
    <w:rsid w:val="000276BB"/>
    <w:rsid w:val="00027852"/>
    <w:rsid w:val="0002787C"/>
    <w:rsid w:val="00027994"/>
    <w:rsid w:val="00027F61"/>
    <w:rsid w:val="0003004E"/>
    <w:rsid w:val="0003028C"/>
    <w:rsid w:val="00030413"/>
    <w:rsid w:val="00030516"/>
    <w:rsid w:val="00030623"/>
    <w:rsid w:val="0003077F"/>
    <w:rsid w:val="00030FDE"/>
    <w:rsid w:val="00031358"/>
    <w:rsid w:val="00031384"/>
    <w:rsid w:val="00031683"/>
    <w:rsid w:val="000316C2"/>
    <w:rsid w:val="00031819"/>
    <w:rsid w:val="00031865"/>
    <w:rsid w:val="00031AFA"/>
    <w:rsid w:val="00031DFE"/>
    <w:rsid w:val="00031F5B"/>
    <w:rsid w:val="00032311"/>
    <w:rsid w:val="000324CC"/>
    <w:rsid w:val="0003253D"/>
    <w:rsid w:val="00032670"/>
    <w:rsid w:val="00032802"/>
    <w:rsid w:val="0003294F"/>
    <w:rsid w:val="00032BDD"/>
    <w:rsid w:val="00032C25"/>
    <w:rsid w:val="00032CFE"/>
    <w:rsid w:val="00032D68"/>
    <w:rsid w:val="00032DDB"/>
    <w:rsid w:val="00032E4A"/>
    <w:rsid w:val="00032E96"/>
    <w:rsid w:val="00033112"/>
    <w:rsid w:val="00033606"/>
    <w:rsid w:val="00033706"/>
    <w:rsid w:val="000339A0"/>
    <w:rsid w:val="00033A31"/>
    <w:rsid w:val="0003408A"/>
    <w:rsid w:val="0003413F"/>
    <w:rsid w:val="0003475B"/>
    <w:rsid w:val="000348EB"/>
    <w:rsid w:val="00034DDB"/>
    <w:rsid w:val="000350C7"/>
    <w:rsid w:val="0003531B"/>
    <w:rsid w:val="000353F2"/>
    <w:rsid w:val="00035701"/>
    <w:rsid w:val="00035780"/>
    <w:rsid w:val="0003663D"/>
    <w:rsid w:val="00036644"/>
    <w:rsid w:val="000369CB"/>
    <w:rsid w:val="00036BF9"/>
    <w:rsid w:val="00036D2B"/>
    <w:rsid w:val="00036EAA"/>
    <w:rsid w:val="00036EF7"/>
    <w:rsid w:val="00036F0E"/>
    <w:rsid w:val="000372BE"/>
    <w:rsid w:val="000373D9"/>
    <w:rsid w:val="00037434"/>
    <w:rsid w:val="00037766"/>
    <w:rsid w:val="00037A03"/>
    <w:rsid w:val="00037B2C"/>
    <w:rsid w:val="00037F14"/>
    <w:rsid w:val="00040337"/>
    <w:rsid w:val="00040361"/>
    <w:rsid w:val="0004068C"/>
    <w:rsid w:val="000407F8"/>
    <w:rsid w:val="00040CF4"/>
    <w:rsid w:val="00040F95"/>
    <w:rsid w:val="000410E4"/>
    <w:rsid w:val="00041575"/>
    <w:rsid w:val="000416C8"/>
    <w:rsid w:val="000416DE"/>
    <w:rsid w:val="000416F9"/>
    <w:rsid w:val="00041978"/>
    <w:rsid w:val="00041CA7"/>
    <w:rsid w:val="000421DA"/>
    <w:rsid w:val="00042664"/>
    <w:rsid w:val="000426AA"/>
    <w:rsid w:val="000427EF"/>
    <w:rsid w:val="00042985"/>
    <w:rsid w:val="00042B5F"/>
    <w:rsid w:val="00042BD7"/>
    <w:rsid w:val="00042CAD"/>
    <w:rsid w:val="00043060"/>
    <w:rsid w:val="00043121"/>
    <w:rsid w:val="0004334C"/>
    <w:rsid w:val="00043456"/>
    <w:rsid w:val="00043660"/>
    <w:rsid w:val="00043A44"/>
    <w:rsid w:val="00043A74"/>
    <w:rsid w:val="00043B7E"/>
    <w:rsid w:val="00043CF8"/>
    <w:rsid w:val="00043D55"/>
    <w:rsid w:val="000444D2"/>
    <w:rsid w:val="00044663"/>
    <w:rsid w:val="0004486B"/>
    <w:rsid w:val="00044AF1"/>
    <w:rsid w:val="00044BE8"/>
    <w:rsid w:val="00044F9B"/>
    <w:rsid w:val="0004500A"/>
    <w:rsid w:val="00045209"/>
    <w:rsid w:val="00045280"/>
    <w:rsid w:val="000454AD"/>
    <w:rsid w:val="00045554"/>
    <w:rsid w:val="00045C80"/>
    <w:rsid w:val="00045CCA"/>
    <w:rsid w:val="00045CD0"/>
    <w:rsid w:val="00045F18"/>
    <w:rsid w:val="00045FAC"/>
    <w:rsid w:val="00045FCE"/>
    <w:rsid w:val="000461FD"/>
    <w:rsid w:val="00046248"/>
    <w:rsid w:val="0004630A"/>
    <w:rsid w:val="000466E4"/>
    <w:rsid w:val="000468FD"/>
    <w:rsid w:val="00046C58"/>
    <w:rsid w:val="00046F35"/>
    <w:rsid w:val="00047313"/>
    <w:rsid w:val="000475CF"/>
    <w:rsid w:val="0004766E"/>
    <w:rsid w:val="000478F6"/>
    <w:rsid w:val="00047AE2"/>
    <w:rsid w:val="00047B15"/>
    <w:rsid w:val="00050009"/>
    <w:rsid w:val="000500E0"/>
    <w:rsid w:val="000504B2"/>
    <w:rsid w:val="00050A0D"/>
    <w:rsid w:val="00050B78"/>
    <w:rsid w:val="00050B96"/>
    <w:rsid w:val="00050F5E"/>
    <w:rsid w:val="00051012"/>
    <w:rsid w:val="000511B2"/>
    <w:rsid w:val="000518CE"/>
    <w:rsid w:val="00051A4E"/>
    <w:rsid w:val="00051DC0"/>
    <w:rsid w:val="00051FFC"/>
    <w:rsid w:val="000520AE"/>
    <w:rsid w:val="0005222B"/>
    <w:rsid w:val="00052351"/>
    <w:rsid w:val="00052DD4"/>
    <w:rsid w:val="000532BA"/>
    <w:rsid w:val="000534BF"/>
    <w:rsid w:val="00053840"/>
    <w:rsid w:val="0005389B"/>
    <w:rsid w:val="00053D43"/>
    <w:rsid w:val="00053E30"/>
    <w:rsid w:val="00053F88"/>
    <w:rsid w:val="000544B5"/>
    <w:rsid w:val="000544B8"/>
    <w:rsid w:val="0005492E"/>
    <w:rsid w:val="00054979"/>
    <w:rsid w:val="00054AF1"/>
    <w:rsid w:val="00054ECF"/>
    <w:rsid w:val="00054F10"/>
    <w:rsid w:val="00054FBA"/>
    <w:rsid w:val="000550D7"/>
    <w:rsid w:val="000552D9"/>
    <w:rsid w:val="00055424"/>
    <w:rsid w:val="00055771"/>
    <w:rsid w:val="00055802"/>
    <w:rsid w:val="00055869"/>
    <w:rsid w:val="00055889"/>
    <w:rsid w:val="000558E0"/>
    <w:rsid w:val="00055C25"/>
    <w:rsid w:val="00055C6C"/>
    <w:rsid w:val="0005606B"/>
    <w:rsid w:val="000560CE"/>
    <w:rsid w:val="00056214"/>
    <w:rsid w:val="000564D6"/>
    <w:rsid w:val="00056893"/>
    <w:rsid w:val="00056AAE"/>
    <w:rsid w:val="00056ACA"/>
    <w:rsid w:val="00056EF7"/>
    <w:rsid w:val="00056F21"/>
    <w:rsid w:val="00057125"/>
    <w:rsid w:val="000571ED"/>
    <w:rsid w:val="000573E8"/>
    <w:rsid w:val="000575AF"/>
    <w:rsid w:val="000575CE"/>
    <w:rsid w:val="0005767E"/>
    <w:rsid w:val="000576C7"/>
    <w:rsid w:val="0005770B"/>
    <w:rsid w:val="00057850"/>
    <w:rsid w:val="00057866"/>
    <w:rsid w:val="000578FE"/>
    <w:rsid w:val="00057B92"/>
    <w:rsid w:val="00057D16"/>
    <w:rsid w:val="00057D64"/>
    <w:rsid w:val="00060092"/>
    <w:rsid w:val="000602DC"/>
    <w:rsid w:val="000603F0"/>
    <w:rsid w:val="0006051A"/>
    <w:rsid w:val="00060656"/>
    <w:rsid w:val="000606D9"/>
    <w:rsid w:val="00060927"/>
    <w:rsid w:val="00060CD6"/>
    <w:rsid w:val="0006118F"/>
    <w:rsid w:val="000614D4"/>
    <w:rsid w:val="0006159F"/>
    <w:rsid w:val="000619D5"/>
    <w:rsid w:val="00061B91"/>
    <w:rsid w:val="00061E09"/>
    <w:rsid w:val="000621C4"/>
    <w:rsid w:val="00062287"/>
    <w:rsid w:val="000625E9"/>
    <w:rsid w:val="0006269D"/>
    <w:rsid w:val="000628A1"/>
    <w:rsid w:val="00062C57"/>
    <w:rsid w:val="00062ED0"/>
    <w:rsid w:val="00062FC9"/>
    <w:rsid w:val="00062FF6"/>
    <w:rsid w:val="00063019"/>
    <w:rsid w:val="000632B0"/>
    <w:rsid w:val="00063652"/>
    <w:rsid w:val="000636A4"/>
    <w:rsid w:val="000636F9"/>
    <w:rsid w:val="000639EF"/>
    <w:rsid w:val="00063A1F"/>
    <w:rsid w:val="00063CCD"/>
    <w:rsid w:val="00063D61"/>
    <w:rsid w:val="00064668"/>
    <w:rsid w:val="00064C20"/>
    <w:rsid w:val="00065034"/>
    <w:rsid w:val="00065691"/>
    <w:rsid w:val="0006597B"/>
    <w:rsid w:val="00065CD2"/>
    <w:rsid w:val="00065DAC"/>
    <w:rsid w:val="00066337"/>
    <w:rsid w:val="0006645D"/>
    <w:rsid w:val="00066817"/>
    <w:rsid w:val="00066CB0"/>
    <w:rsid w:val="00066D0F"/>
    <w:rsid w:val="000671FF"/>
    <w:rsid w:val="0006722D"/>
    <w:rsid w:val="00067410"/>
    <w:rsid w:val="00067646"/>
    <w:rsid w:val="000679B1"/>
    <w:rsid w:val="00067E04"/>
    <w:rsid w:val="00070407"/>
    <w:rsid w:val="0007050E"/>
    <w:rsid w:val="0007067C"/>
    <w:rsid w:val="000706BD"/>
    <w:rsid w:val="000706F0"/>
    <w:rsid w:val="00070A32"/>
    <w:rsid w:val="00070AC7"/>
    <w:rsid w:val="00070AF6"/>
    <w:rsid w:val="00070E23"/>
    <w:rsid w:val="00070E69"/>
    <w:rsid w:val="00071095"/>
    <w:rsid w:val="00071327"/>
    <w:rsid w:val="000713D0"/>
    <w:rsid w:val="0007146F"/>
    <w:rsid w:val="000715CB"/>
    <w:rsid w:val="00071642"/>
    <w:rsid w:val="00071AE9"/>
    <w:rsid w:val="00071C69"/>
    <w:rsid w:val="00072009"/>
    <w:rsid w:val="00072792"/>
    <w:rsid w:val="0007292B"/>
    <w:rsid w:val="00072AEA"/>
    <w:rsid w:val="00072D91"/>
    <w:rsid w:val="00072ECA"/>
    <w:rsid w:val="00073379"/>
    <w:rsid w:val="000736B0"/>
    <w:rsid w:val="00073730"/>
    <w:rsid w:val="00073AB6"/>
    <w:rsid w:val="00073DCE"/>
    <w:rsid w:val="00073DF6"/>
    <w:rsid w:val="00073FE1"/>
    <w:rsid w:val="0007408D"/>
    <w:rsid w:val="000740FC"/>
    <w:rsid w:val="00074148"/>
    <w:rsid w:val="00074678"/>
    <w:rsid w:val="00074B52"/>
    <w:rsid w:val="00074D03"/>
    <w:rsid w:val="00074DCB"/>
    <w:rsid w:val="00074DDE"/>
    <w:rsid w:val="000752DD"/>
    <w:rsid w:val="000752ED"/>
    <w:rsid w:val="0007576D"/>
    <w:rsid w:val="00075934"/>
    <w:rsid w:val="000759FD"/>
    <w:rsid w:val="00075DD6"/>
    <w:rsid w:val="0007620C"/>
    <w:rsid w:val="00076285"/>
    <w:rsid w:val="0007631F"/>
    <w:rsid w:val="00076432"/>
    <w:rsid w:val="00076578"/>
    <w:rsid w:val="00076729"/>
    <w:rsid w:val="00076833"/>
    <w:rsid w:val="00076C1A"/>
    <w:rsid w:val="00076CF2"/>
    <w:rsid w:val="00076D2E"/>
    <w:rsid w:val="000771AB"/>
    <w:rsid w:val="000778E0"/>
    <w:rsid w:val="00077ACC"/>
    <w:rsid w:val="00077B43"/>
    <w:rsid w:val="00080098"/>
    <w:rsid w:val="000802D1"/>
    <w:rsid w:val="00080B64"/>
    <w:rsid w:val="00080BA8"/>
    <w:rsid w:val="00080BD5"/>
    <w:rsid w:val="00080C81"/>
    <w:rsid w:val="00080CA4"/>
    <w:rsid w:val="00080E45"/>
    <w:rsid w:val="00080F3F"/>
    <w:rsid w:val="00080F80"/>
    <w:rsid w:val="00081324"/>
    <w:rsid w:val="000816DD"/>
    <w:rsid w:val="0008177F"/>
    <w:rsid w:val="00081BBB"/>
    <w:rsid w:val="00081FD7"/>
    <w:rsid w:val="00082385"/>
    <w:rsid w:val="0008251E"/>
    <w:rsid w:val="0008270F"/>
    <w:rsid w:val="00082ACD"/>
    <w:rsid w:val="00082CFA"/>
    <w:rsid w:val="00082EB0"/>
    <w:rsid w:val="00083067"/>
    <w:rsid w:val="00083280"/>
    <w:rsid w:val="00083775"/>
    <w:rsid w:val="0008391D"/>
    <w:rsid w:val="000839C6"/>
    <w:rsid w:val="00083BB5"/>
    <w:rsid w:val="00083BCF"/>
    <w:rsid w:val="00083CAB"/>
    <w:rsid w:val="00083CF3"/>
    <w:rsid w:val="00083FCF"/>
    <w:rsid w:val="0008410B"/>
    <w:rsid w:val="000842F9"/>
    <w:rsid w:val="000843F0"/>
    <w:rsid w:val="00084475"/>
    <w:rsid w:val="00084487"/>
    <w:rsid w:val="00084882"/>
    <w:rsid w:val="000849B2"/>
    <w:rsid w:val="00084A4A"/>
    <w:rsid w:val="00084ED8"/>
    <w:rsid w:val="00084FB9"/>
    <w:rsid w:val="0008512A"/>
    <w:rsid w:val="00085238"/>
    <w:rsid w:val="000852FE"/>
    <w:rsid w:val="000853AC"/>
    <w:rsid w:val="000853D9"/>
    <w:rsid w:val="000853F5"/>
    <w:rsid w:val="0008578D"/>
    <w:rsid w:val="000858A4"/>
    <w:rsid w:val="00085C5B"/>
    <w:rsid w:val="00085C6A"/>
    <w:rsid w:val="00086007"/>
    <w:rsid w:val="00086126"/>
    <w:rsid w:val="00086134"/>
    <w:rsid w:val="00086827"/>
    <w:rsid w:val="0008689A"/>
    <w:rsid w:val="000871D9"/>
    <w:rsid w:val="00087345"/>
    <w:rsid w:val="00087538"/>
    <w:rsid w:val="00087623"/>
    <w:rsid w:val="00087686"/>
    <w:rsid w:val="00087AD0"/>
    <w:rsid w:val="00087E4A"/>
    <w:rsid w:val="00090044"/>
    <w:rsid w:val="000900DE"/>
    <w:rsid w:val="00090212"/>
    <w:rsid w:val="000903B5"/>
    <w:rsid w:val="00090549"/>
    <w:rsid w:val="00090C11"/>
    <w:rsid w:val="000911E7"/>
    <w:rsid w:val="00091328"/>
    <w:rsid w:val="0009173E"/>
    <w:rsid w:val="00091BBB"/>
    <w:rsid w:val="00091C8C"/>
    <w:rsid w:val="00091D59"/>
    <w:rsid w:val="00092037"/>
    <w:rsid w:val="0009208A"/>
    <w:rsid w:val="0009208E"/>
    <w:rsid w:val="00092343"/>
    <w:rsid w:val="000923E0"/>
    <w:rsid w:val="00092984"/>
    <w:rsid w:val="00092B39"/>
    <w:rsid w:val="00092DA7"/>
    <w:rsid w:val="00092ED5"/>
    <w:rsid w:val="00093014"/>
    <w:rsid w:val="00093590"/>
    <w:rsid w:val="00093B1B"/>
    <w:rsid w:val="00093C5D"/>
    <w:rsid w:val="00093E77"/>
    <w:rsid w:val="00094374"/>
    <w:rsid w:val="00094386"/>
    <w:rsid w:val="00094509"/>
    <w:rsid w:val="000945E4"/>
    <w:rsid w:val="00094692"/>
    <w:rsid w:val="00094788"/>
    <w:rsid w:val="0009494A"/>
    <w:rsid w:val="00094995"/>
    <w:rsid w:val="00094A9F"/>
    <w:rsid w:val="00094B35"/>
    <w:rsid w:val="000950BA"/>
    <w:rsid w:val="000952DD"/>
    <w:rsid w:val="000953D9"/>
    <w:rsid w:val="00095476"/>
    <w:rsid w:val="0009555E"/>
    <w:rsid w:val="000955A1"/>
    <w:rsid w:val="00095BB8"/>
    <w:rsid w:val="00095CDE"/>
    <w:rsid w:val="00095DC3"/>
    <w:rsid w:val="000966A9"/>
    <w:rsid w:val="00096A54"/>
    <w:rsid w:val="00096DAE"/>
    <w:rsid w:val="00096E9F"/>
    <w:rsid w:val="00096F0C"/>
    <w:rsid w:val="00096F4B"/>
    <w:rsid w:val="000971FB"/>
    <w:rsid w:val="0009736C"/>
    <w:rsid w:val="000977FE"/>
    <w:rsid w:val="0009782C"/>
    <w:rsid w:val="00097A89"/>
    <w:rsid w:val="00097B51"/>
    <w:rsid w:val="00097BF6"/>
    <w:rsid w:val="00097C05"/>
    <w:rsid w:val="00097D2A"/>
    <w:rsid w:val="000A0550"/>
    <w:rsid w:val="000A096B"/>
    <w:rsid w:val="000A0A87"/>
    <w:rsid w:val="000A0AB6"/>
    <w:rsid w:val="000A0BCD"/>
    <w:rsid w:val="000A0E91"/>
    <w:rsid w:val="000A1156"/>
    <w:rsid w:val="000A1268"/>
    <w:rsid w:val="000A14E5"/>
    <w:rsid w:val="000A15E7"/>
    <w:rsid w:val="000A16F8"/>
    <w:rsid w:val="000A17D9"/>
    <w:rsid w:val="000A19A7"/>
    <w:rsid w:val="000A1BDE"/>
    <w:rsid w:val="000A2097"/>
    <w:rsid w:val="000A2118"/>
    <w:rsid w:val="000A21F2"/>
    <w:rsid w:val="000A261C"/>
    <w:rsid w:val="000A27BA"/>
    <w:rsid w:val="000A2833"/>
    <w:rsid w:val="000A2998"/>
    <w:rsid w:val="000A2B9A"/>
    <w:rsid w:val="000A2DCA"/>
    <w:rsid w:val="000A349C"/>
    <w:rsid w:val="000A3675"/>
    <w:rsid w:val="000A3875"/>
    <w:rsid w:val="000A3D37"/>
    <w:rsid w:val="000A4182"/>
    <w:rsid w:val="000A4649"/>
    <w:rsid w:val="000A46DE"/>
    <w:rsid w:val="000A4A16"/>
    <w:rsid w:val="000A4DB6"/>
    <w:rsid w:val="000A4FB1"/>
    <w:rsid w:val="000A50BD"/>
    <w:rsid w:val="000A5485"/>
    <w:rsid w:val="000A5836"/>
    <w:rsid w:val="000A5B3F"/>
    <w:rsid w:val="000A6259"/>
    <w:rsid w:val="000A62B7"/>
    <w:rsid w:val="000A63F0"/>
    <w:rsid w:val="000A6658"/>
    <w:rsid w:val="000A68AE"/>
    <w:rsid w:val="000A6C55"/>
    <w:rsid w:val="000A6E27"/>
    <w:rsid w:val="000A71F8"/>
    <w:rsid w:val="000A7449"/>
    <w:rsid w:val="000A7492"/>
    <w:rsid w:val="000A7760"/>
    <w:rsid w:val="000A77FB"/>
    <w:rsid w:val="000A7940"/>
    <w:rsid w:val="000A7992"/>
    <w:rsid w:val="000A79FA"/>
    <w:rsid w:val="000B0344"/>
    <w:rsid w:val="000B044E"/>
    <w:rsid w:val="000B0AC0"/>
    <w:rsid w:val="000B11D8"/>
    <w:rsid w:val="000B11E3"/>
    <w:rsid w:val="000B13BF"/>
    <w:rsid w:val="000B140E"/>
    <w:rsid w:val="000B2049"/>
    <w:rsid w:val="000B2207"/>
    <w:rsid w:val="000B27C5"/>
    <w:rsid w:val="000B2BAD"/>
    <w:rsid w:val="000B2EEC"/>
    <w:rsid w:val="000B3232"/>
    <w:rsid w:val="000B34F5"/>
    <w:rsid w:val="000B3765"/>
    <w:rsid w:val="000B385D"/>
    <w:rsid w:val="000B3A2B"/>
    <w:rsid w:val="000B4124"/>
    <w:rsid w:val="000B4333"/>
    <w:rsid w:val="000B46AD"/>
    <w:rsid w:val="000B46D7"/>
    <w:rsid w:val="000B4846"/>
    <w:rsid w:val="000B4AC7"/>
    <w:rsid w:val="000B4C27"/>
    <w:rsid w:val="000B4D0B"/>
    <w:rsid w:val="000B4DD9"/>
    <w:rsid w:val="000B501F"/>
    <w:rsid w:val="000B53E5"/>
    <w:rsid w:val="000B56A3"/>
    <w:rsid w:val="000B573C"/>
    <w:rsid w:val="000B57C0"/>
    <w:rsid w:val="000B5901"/>
    <w:rsid w:val="000B5A6A"/>
    <w:rsid w:val="000B5C31"/>
    <w:rsid w:val="000B5CD6"/>
    <w:rsid w:val="000B5DD9"/>
    <w:rsid w:val="000B5E89"/>
    <w:rsid w:val="000B5E8A"/>
    <w:rsid w:val="000B5EBC"/>
    <w:rsid w:val="000B6119"/>
    <w:rsid w:val="000B637D"/>
    <w:rsid w:val="000B67AA"/>
    <w:rsid w:val="000B694A"/>
    <w:rsid w:val="000B69F1"/>
    <w:rsid w:val="000B6A30"/>
    <w:rsid w:val="000B6CD7"/>
    <w:rsid w:val="000B6D8C"/>
    <w:rsid w:val="000B6DAB"/>
    <w:rsid w:val="000B6E79"/>
    <w:rsid w:val="000B70E2"/>
    <w:rsid w:val="000B713A"/>
    <w:rsid w:val="000B7284"/>
    <w:rsid w:val="000B75CB"/>
    <w:rsid w:val="000B7628"/>
    <w:rsid w:val="000B7A49"/>
    <w:rsid w:val="000B7AAA"/>
    <w:rsid w:val="000B7BAE"/>
    <w:rsid w:val="000B7C58"/>
    <w:rsid w:val="000BADEF"/>
    <w:rsid w:val="000C039A"/>
    <w:rsid w:val="000C0511"/>
    <w:rsid w:val="000C0A7C"/>
    <w:rsid w:val="000C0CEC"/>
    <w:rsid w:val="000C0D6E"/>
    <w:rsid w:val="000C0DA2"/>
    <w:rsid w:val="000C1053"/>
    <w:rsid w:val="000C1176"/>
    <w:rsid w:val="000C1585"/>
    <w:rsid w:val="000C1C84"/>
    <w:rsid w:val="000C1D29"/>
    <w:rsid w:val="000C1D3F"/>
    <w:rsid w:val="000C1E09"/>
    <w:rsid w:val="000C1E12"/>
    <w:rsid w:val="000C20C5"/>
    <w:rsid w:val="000C21BF"/>
    <w:rsid w:val="000C2231"/>
    <w:rsid w:val="000C2469"/>
    <w:rsid w:val="000C28EF"/>
    <w:rsid w:val="000C2B32"/>
    <w:rsid w:val="000C2D3E"/>
    <w:rsid w:val="000C3245"/>
    <w:rsid w:val="000C326A"/>
    <w:rsid w:val="000C32ED"/>
    <w:rsid w:val="000C39BF"/>
    <w:rsid w:val="000C3AA3"/>
    <w:rsid w:val="000C3B51"/>
    <w:rsid w:val="000C3C55"/>
    <w:rsid w:val="000C3E01"/>
    <w:rsid w:val="000C3EBF"/>
    <w:rsid w:val="000C481F"/>
    <w:rsid w:val="000C4A87"/>
    <w:rsid w:val="000C4E7E"/>
    <w:rsid w:val="000C4F8E"/>
    <w:rsid w:val="000C4FE7"/>
    <w:rsid w:val="000C502F"/>
    <w:rsid w:val="000C544B"/>
    <w:rsid w:val="000C56C0"/>
    <w:rsid w:val="000C573B"/>
    <w:rsid w:val="000C59B6"/>
    <w:rsid w:val="000C59D4"/>
    <w:rsid w:val="000C5AB2"/>
    <w:rsid w:val="000C5C87"/>
    <w:rsid w:val="000C5D47"/>
    <w:rsid w:val="000C5E7F"/>
    <w:rsid w:val="000C5EF2"/>
    <w:rsid w:val="000C5F5F"/>
    <w:rsid w:val="000C6192"/>
    <w:rsid w:val="000C6548"/>
    <w:rsid w:val="000C65FE"/>
    <w:rsid w:val="000C661C"/>
    <w:rsid w:val="000C67DD"/>
    <w:rsid w:val="000C6A0F"/>
    <w:rsid w:val="000C6C8D"/>
    <w:rsid w:val="000C6E96"/>
    <w:rsid w:val="000C6EC5"/>
    <w:rsid w:val="000C71DC"/>
    <w:rsid w:val="000C75A9"/>
    <w:rsid w:val="000C761E"/>
    <w:rsid w:val="000C769E"/>
    <w:rsid w:val="000C7B4F"/>
    <w:rsid w:val="000C7C7D"/>
    <w:rsid w:val="000C7EF5"/>
    <w:rsid w:val="000D03D7"/>
    <w:rsid w:val="000D0789"/>
    <w:rsid w:val="000D0961"/>
    <w:rsid w:val="000D0982"/>
    <w:rsid w:val="000D09C0"/>
    <w:rsid w:val="000D0BB2"/>
    <w:rsid w:val="000D0D8D"/>
    <w:rsid w:val="000D0F07"/>
    <w:rsid w:val="000D0FF3"/>
    <w:rsid w:val="000D1532"/>
    <w:rsid w:val="000D1D7E"/>
    <w:rsid w:val="000D1D80"/>
    <w:rsid w:val="000D2666"/>
    <w:rsid w:val="000D27FE"/>
    <w:rsid w:val="000D2871"/>
    <w:rsid w:val="000D2C1B"/>
    <w:rsid w:val="000D2F28"/>
    <w:rsid w:val="000D2F4C"/>
    <w:rsid w:val="000D326A"/>
    <w:rsid w:val="000D3583"/>
    <w:rsid w:val="000D395A"/>
    <w:rsid w:val="000D3B2C"/>
    <w:rsid w:val="000D3CCA"/>
    <w:rsid w:val="000D3F5B"/>
    <w:rsid w:val="000D3F79"/>
    <w:rsid w:val="000D411A"/>
    <w:rsid w:val="000D476C"/>
    <w:rsid w:val="000D4841"/>
    <w:rsid w:val="000D4D8B"/>
    <w:rsid w:val="000D4E9D"/>
    <w:rsid w:val="000D52B9"/>
    <w:rsid w:val="000D52C9"/>
    <w:rsid w:val="000D53AC"/>
    <w:rsid w:val="000D53DB"/>
    <w:rsid w:val="000D5403"/>
    <w:rsid w:val="000D5802"/>
    <w:rsid w:val="000D5866"/>
    <w:rsid w:val="000D594C"/>
    <w:rsid w:val="000D5AD2"/>
    <w:rsid w:val="000D5B31"/>
    <w:rsid w:val="000D5BA3"/>
    <w:rsid w:val="000D5BAD"/>
    <w:rsid w:val="000D5D11"/>
    <w:rsid w:val="000D5DCB"/>
    <w:rsid w:val="000D628D"/>
    <w:rsid w:val="000D6482"/>
    <w:rsid w:val="000D657C"/>
    <w:rsid w:val="000D6860"/>
    <w:rsid w:val="000D6926"/>
    <w:rsid w:val="000D69FD"/>
    <w:rsid w:val="000D7244"/>
    <w:rsid w:val="000D7620"/>
    <w:rsid w:val="000D7638"/>
    <w:rsid w:val="000D7658"/>
    <w:rsid w:val="000D7BB5"/>
    <w:rsid w:val="000E0177"/>
    <w:rsid w:val="000E0670"/>
    <w:rsid w:val="000E068E"/>
    <w:rsid w:val="000E06EA"/>
    <w:rsid w:val="000E0752"/>
    <w:rsid w:val="000E082A"/>
    <w:rsid w:val="000E0AFF"/>
    <w:rsid w:val="000E0E71"/>
    <w:rsid w:val="000E10C0"/>
    <w:rsid w:val="000E160F"/>
    <w:rsid w:val="000E16DA"/>
    <w:rsid w:val="000E1701"/>
    <w:rsid w:val="000E19C5"/>
    <w:rsid w:val="000E19DC"/>
    <w:rsid w:val="000E1ADB"/>
    <w:rsid w:val="000E1DE7"/>
    <w:rsid w:val="000E1F23"/>
    <w:rsid w:val="000E24B6"/>
    <w:rsid w:val="000E28C2"/>
    <w:rsid w:val="000E2A09"/>
    <w:rsid w:val="000E2BEC"/>
    <w:rsid w:val="000E2D01"/>
    <w:rsid w:val="000E2EEE"/>
    <w:rsid w:val="000E2F04"/>
    <w:rsid w:val="000E31BB"/>
    <w:rsid w:val="000E3248"/>
    <w:rsid w:val="000E3348"/>
    <w:rsid w:val="000E37BD"/>
    <w:rsid w:val="000E382C"/>
    <w:rsid w:val="000E3855"/>
    <w:rsid w:val="000E386E"/>
    <w:rsid w:val="000E3A06"/>
    <w:rsid w:val="000E3B31"/>
    <w:rsid w:val="000E3D7C"/>
    <w:rsid w:val="000E3DAF"/>
    <w:rsid w:val="000E3EA4"/>
    <w:rsid w:val="000E3F5C"/>
    <w:rsid w:val="000E40A4"/>
    <w:rsid w:val="000E41BD"/>
    <w:rsid w:val="000E421A"/>
    <w:rsid w:val="000E43B8"/>
    <w:rsid w:val="000E46D1"/>
    <w:rsid w:val="000E46E2"/>
    <w:rsid w:val="000E4871"/>
    <w:rsid w:val="000E4990"/>
    <w:rsid w:val="000E4B89"/>
    <w:rsid w:val="000E4C5A"/>
    <w:rsid w:val="000E4C63"/>
    <w:rsid w:val="000E4CC2"/>
    <w:rsid w:val="000E4F0E"/>
    <w:rsid w:val="000E4FC7"/>
    <w:rsid w:val="000E511B"/>
    <w:rsid w:val="000E517B"/>
    <w:rsid w:val="000E51F3"/>
    <w:rsid w:val="000E5346"/>
    <w:rsid w:val="000E53A1"/>
    <w:rsid w:val="000E5C12"/>
    <w:rsid w:val="000E5C5B"/>
    <w:rsid w:val="000E5D3B"/>
    <w:rsid w:val="000E65DC"/>
    <w:rsid w:val="000E6608"/>
    <w:rsid w:val="000E670B"/>
    <w:rsid w:val="000E67C5"/>
    <w:rsid w:val="000E6831"/>
    <w:rsid w:val="000E6A7D"/>
    <w:rsid w:val="000E6CAD"/>
    <w:rsid w:val="000E6DE1"/>
    <w:rsid w:val="000E734B"/>
    <w:rsid w:val="000E790C"/>
    <w:rsid w:val="000E7FE3"/>
    <w:rsid w:val="000E7FF8"/>
    <w:rsid w:val="000F034E"/>
    <w:rsid w:val="000F073A"/>
    <w:rsid w:val="000F0794"/>
    <w:rsid w:val="000F0AD1"/>
    <w:rsid w:val="000F0AE2"/>
    <w:rsid w:val="000F0D16"/>
    <w:rsid w:val="000F0DB0"/>
    <w:rsid w:val="000F0EEC"/>
    <w:rsid w:val="000F0F44"/>
    <w:rsid w:val="000F0FD8"/>
    <w:rsid w:val="000F1073"/>
    <w:rsid w:val="000F1480"/>
    <w:rsid w:val="000F17D6"/>
    <w:rsid w:val="000F187E"/>
    <w:rsid w:val="000F247D"/>
    <w:rsid w:val="000F2AB5"/>
    <w:rsid w:val="000F2C12"/>
    <w:rsid w:val="000F36AE"/>
    <w:rsid w:val="000F3C79"/>
    <w:rsid w:val="000F3DC3"/>
    <w:rsid w:val="000F3DE2"/>
    <w:rsid w:val="000F4133"/>
    <w:rsid w:val="000F446F"/>
    <w:rsid w:val="000F45CA"/>
    <w:rsid w:val="000F463A"/>
    <w:rsid w:val="000F4917"/>
    <w:rsid w:val="000F4945"/>
    <w:rsid w:val="000F4C92"/>
    <w:rsid w:val="000F5489"/>
    <w:rsid w:val="000F54FC"/>
    <w:rsid w:val="000F5922"/>
    <w:rsid w:val="000F59CE"/>
    <w:rsid w:val="000F5B09"/>
    <w:rsid w:val="000F5C66"/>
    <w:rsid w:val="000F5E42"/>
    <w:rsid w:val="000F5F8D"/>
    <w:rsid w:val="000F610A"/>
    <w:rsid w:val="000F6505"/>
    <w:rsid w:val="000F6874"/>
    <w:rsid w:val="000F6B4D"/>
    <w:rsid w:val="000F6B8F"/>
    <w:rsid w:val="000F6E5A"/>
    <w:rsid w:val="000F6F3C"/>
    <w:rsid w:val="000F71A2"/>
    <w:rsid w:val="000F75EB"/>
    <w:rsid w:val="000F760E"/>
    <w:rsid w:val="000F76ED"/>
    <w:rsid w:val="000F7B79"/>
    <w:rsid w:val="000F7CDA"/>
    <w:rsid w:val="0010074E"/>
    <w:rsid w:val="0010086D"/>
    <w:rsid w:val="00100877"/>
    <w:rsid w:val="0010099A"/>
    <w:rsid w:val="00100CC3"/>
    <w:rsid w:val="00100D10"/>
    <w:rsid w:val="00100E4F"/>
    <w:rsid w:val="0010111F"/>
    <w:rsid w:val="001011CE"/>
    <w:rsid w:val="0010181B"/>
    <w:rsid w:val="00101AB9"/>
    <w:rsid w:val="00101BF3"/>
    <w:rsid w:val="00101FC5"/>
    <w:rsid w:val="0010208F"/>
    <w:rsid w:val="00102379"/>
    <w:rsid w:val="0010249E"/>
    <w:rsid w:val="00102561"/>
    <w:rsid w:val="001025EB"/>
    <w:rsid w:val="0010265C"/>
    <w:rsid w:val="00102858"/>
    <w:rsid w:val="00102882"/>
    <w:rsid w:val="00102CC7"/>
    <w:rsid w:val="00102D5E"/>
    <w:rsid w:val="001033CE"/>
    <w:rsid w:val="001034AA"/>
    <w:rsid w:val="00103ABF"/>
    <w:rsid w:val="00103AE5"/>
    <w:rsid w:val="00103BB7"/>
    <w:rsid w:val="00103BDE"/>
    <w:rsid w:val="00103C05"/>
    <w:rsid w:val="00103CEE"/>
    <w:rsid w:val="00103E53"/>
    <w:rsid w:val="00103F1D"/>
    <w:rsid w:val="0010438F"/>
    <w:rsid w:val="00104416"/>
    <w:rsid w:val="0010471F"/>
    <w:rsid w:val="001049F8"/>
    <w:rsid w:val="00104C32"/>
    <w:rsid w:val="00104DF8"/>
    <w:rsid w:val="00104E96"/>
    <w:rsid w:val="00104E97"/>
    <w:rsid w:val="00104F37"/>
    <w:rsid w:val="001052DC"/>
    <w:rsid w:val="001059C5"/>
    <w:rsid w:val="00106020"/>
    <w:rsid w:val="00106223"/>
    <w:rsid w:val="00106D79"/>
    <w:rsid w:val="00106E06"/>
    <w:rsid w:val="001071FD"/>
    <w:rsid w:val="00107252"/>
    <w:rsid w:val="001072F8"/>
    <w:rsid w:val="00107411"/>
    <w:rsid w:val="001076A9"/>
    <w:rsid w:val="001077ED"/>
    <w:rsid w:val="001078AE"/>
    <w:rsid w:val="00107D6D"/>
    <w:rsid w:val="00110044"/>
    <w:rsid w:val="00110086"/>
    <w:rsid w:val="0011011D"/>
    <w:rsid w:val="00110E28"/>
    <w:rsid w:val="00110F61"/>
    <w:rsid w:val="00111352"/>
    <w:rsid w:val="0011142C"/>
    <w:rsid w:val="001114DA"/>
    <w:rsid w:val="00111581"/>
    <w:rsid w:val="001117C8"/>
    <w:rsid w:val="00111B69"/>
    <w:rsid w:val="00111C77"/>
    <w:rsid w:val="00111CAA"/>
    <w:rsid w:val="0011206A"/>
    <w:rsid w:val="00112177"/>
    <w:rsid w:val="00112312"/>
    <w:rsid w:val="00112391"/>
    <w:rsid w:val="001124C6"/>
    <w:rsid w:val="0011292A"/>
    <w:rsid w:val="00112B90"/>
    <w:rsid w:val="001131C4"/>
    <w:rsid w:val="001133A3"/>
    <w:rsid w:val="001139C1"/>
    <w:rsid w:val="00113AE0"/>
    <w:rsid w:val="00113F07"/>
    <w:rsid w:val="00113F8E"/>
    <w:rsid w:val="00114025"/>
    <w:rsid w:val="001140C6"/>
    <w:rsid w:val="00114139"/>
    <w:rsid w:val="001141FE"/>
    <w:rsid w:val="001148C1"/>
    <w:rsid w:val="001149A5"/>
    <w:rsid w:val="00115057"/>
    <w:rsid w:val="00115177"/>
    <w:rsid w:val="001151BC"/>
    <w:rsid w:val="0011584F"/>
    <w:rsid w:val="00115F22"/>
    <w:rsid w:val="001164A8"/>
    <w:rsid w:val="0011653D"/>
    <w:rsid w:val="00116755"/>
    <w:rsid w:val="00116ACD"/>
    <w:rsid w:val="00116AD8"/>
    <w:rsid w:val="00116C76"/>
    <w:rsid w:val="00116D30"/>
    <w:rsid w:val="001170E6"/>
    <w:rsid w:val="001171D2"/>
    <w:rsid w:val="001174A7"/>
    <w:rsid w:val="001175C2"/>
    <w:rsid w:val="00117897"/>
    <w:rsid w:val="00117A6B"/>
    <w:rsid w:val="00117BA8"/>
    <w:rsid w:val="00117C67"/>
    <w:rsid w:val="00117FFC"/>
    <w:rsid w:val="00120957"/>
    <w:rsid w:val="00120A34"/>
    <w:rsid w:val="00120A8B"/>
    <w:rsid w:val="00120ACE"/>
    <w:rsid w:val="00120F1A"/>
    <w:rsid w:val="001219D9"/>
    <w:rsid w:val="00121B9F"/>
    <w:rsid w:val="00121CE3"/>
    <w:rsid w:val="00121FC5"/>
    <w:rsid w:val="0012223A"/>
    <w:rsid w:val="0012250C"/>
    <w:rsid w:val="00122781"/>
    <w:rsid w:val="0012285D"/>
    <w:rsid w:val="00122902"/>
    <w:rsid w:val="00122A1A"/>
    <w:rsid w:val="00122A8F"/>
    <w:rsid w:val="00122B13"/>
    <w:rsid w:val="00122B1E"/>
    <w:rsid w:val="00122C95"/>
    <w:rsid w:val="001230FF"/>
    <w:rsid w:val="001233C4"/>
    <w:rsid w:val="001235D3"/>
    <w:rsid w:val="00123665"/>
    <w:rsid w:val="00123825"/>
    <w:rsid w:val="00123D76"/>
    <w:rsid w:val="00124098"/>
    <w:rsid w:val="00124BF9"/>
    <w:rsid w:val="00124C40"/>
    <w:rsid w:val="00124CF3"/>
    <w:rsid w:val="00124E97"/>
    <w:rsid w:val="0012552D"/>
    <w:rsid w:val="00125863"/>
    <w:rsid w:val="00125876"/>
    <w:rsid w:val="00125923"/>
    <w:rsid w:val="001259C5"/>
    <w:rsid w:val="00125D0B"/>
    <w:rsid w:val="00125FEA"/>
    <w:rsid w:val="001260DF"/>
    <w:rsid w:val="00126463"/>
    <w:rsid w:val="001264B2"/>
    <w:rsid w:val="0012665C"/>
    <w:rsid w:val="0012675F"/>
    <w:rsid w:val="00126907"/>
    <w:rsid w:val="00127132"/>
    <w:rsid w:val="001274CE"/>
    <w:rsid w:val="0012794E"/>
    <w:rsid w:val="0012795F"/>
    <w:rsid w:val="00127D0F"/>
    <w:rsid w:val="00127D7E"/>
    <w:rsid w:val="0013002A"/>
    <w:rsid w:val="0013056F"/>
    <w:rsid w:val="001307F8"/>
    <w:rsid w:val="00130955"/>
    <w:rsid w:val="00130D9B"/>
    <w:rsid w:val="00130E18"/>
    <w:rsid w:val="00130F0B"/>
    <w:rsid w:val="00131038"/>
    <w:rsid w:val="00131041"/>
    <w:rsid w:val="001315EB"/>
    <w:rsid w:val="001316CB"/>
    <w:rsid w:val="0013186B"/>
    <w:rsid w:val="00131962"/>
    <w:rsid w:val="00131DAA"/>
    <w:rsid w:val="00131E88"/>
    <w:rsid w:val="0013243E"/>
    <w:rsid w:val="001324E0"/>
    <w:rsid w:val="001326B5"/>
    <w:rsid w:val="00132777"/>
    <w:rsid w:val="00132880"/>
    <w:rsid w:val="00132A12"/>
    <w:rsid w:val="00132A4B"/>
    <w:rsid w:val="00132A94"/>
    <w:rsid w:val="001330E6"/>
    <w:rsid w:val="0013339D"/>
    <w:rsid w:val="00133694"/>
    <w:rsid w:val="001338C6"/>
    <w:rsid w:val="00133C97"/>
    <w:rsid w:val="00133E97"/>
    <w:rsid w:val="00133FDA"/>
    <w:rsid w:val="0013415D"/>
    <w:rsid w:val="0013418C"/>
    <w:rsid w:val="001348B3"/>
    <w:rsid w:val="001349EA"/>
    <w:rsid w:val="00134A7B"/>
    <w:rsid w:val="00134E62"/>
    <w:rsid w:val="00134F69"/>
    <w:rsid w:val="00135864"/>
    <w:rsid w:val="00135936"/>
    <w:rsid w:val="00135D1D"/>
    <w:rsid w:val="00135DC6"/>
    <w:rsid w:val="00135E38"/>
    <w:rsid w:val="00135EE2"/>
    <w:rsid w:val="00135F13"/>
    <w:rsid w:val="0013618C"/>
    <w:rsid w:val="001362EB"/>
    <w:rsid w:val="0013645C"/>
    <w:rsid w:val="001366C6"/>
    <w:rsid w:val="0013678D"/>
    <w:rsid w:val="0013705E"/>
    <w:rsid w:val="0013716F"/>
    <w:rsid w:val="0013729F"/>
    <w:rsid w:val="00137726"/>
    <w:rsid w:val="0013796D"/>
    <w:rsid w:val="00137C76"/>
    <w:rsid w:val="00137DB1"/>
    <w:rsid w:val="00137E4E"/>
    <w:rsid w:val="00137FAD"/>
    <w:rsid w:val="00137FED"/>
    <w:rsid w:val="00140199"/>
    <w:rsid w:val="0014035D"/>
    <w:rsid w:val="001404A6"/>
    <w:rsid w:val="00140F94"/>
    <w:rsid w:val="001416C8"/>
    <w:rsid w:val="001416EF"/>
    <w:rsid w:val="00141814"/>
    <w:rsid w:val="00141A78"/>
    <w:rsid w:val="00141B2B"/>
    <w:rsid w:val="00142011"/>
    <w:rsid w:val="001423B9"/>
    <w:rsid w:val="001428DB"/>
    <w:rsid w:val="00142C61"/>
    <w:rsid w:val="00143049"/>
    <w:rsid w:val="00143A9B"/>
    <w:rsid w:val="0014408D"/>
    <w:rsid w:val="0014415E"/>
    <w:rsid w:val="0014425A"/>
    <w:rsid w:val="00144347"/>
    <w:rsid w:val="001443C5"/>
    <w:rsid w:val="00144400"/>
    <w:rsid w:val="0014462E"/>
    <w:rsid w:val="001446E5"/>
    <w:rsid w:val="001449EF"/>
    <w:rsid w:val="00144B78"/>
    <w:rsid w:val="00144CC4"/>
    <w:rsid w:val="00144E6E"/>
    <w:rsid w:val="00144F66"/>
    <w:rsid w:val="00144F8A"/>
    <w:rsid w:val="00144FE1"/>
    <w:rsid w:val="00145292"/>
    <w:rsid w:val="001456DB"/>
    <w:rsid w:val="00145826"/>
    <w:rsid w:val="00145A65"/>
    <w:rsid w:val="00145E53"/>
    <w:rsid w:val="00146129"/>
    <w:rsid w:val="001463CD"/>
    <w:rsid w:val="001463EC"/>
    <w:rsid w:val="001463FD"/>
    <w:rsid w:val="0014669A"/>
    <w:rsid w:val="001467FA"/>
    <w:rsid w:val="00146D19"/>
    <w:rsid w:val="00147086"/>
    <w:rsid w:val="001472B2"/>
    <w:rsid w:val="001473E8"/>
    <w:rsid w:val="001479C2"/>
    <w:rsid w:val="00147BFF"/>
    <w:rsid w:val="00150478"/>
    <w:rsid w:val="001505BD"/>
    <w:rsid w:val="00150737"/>
    <w:rsid w:val="00150CE1"/>
    <w:rsid w:val="00150D73"/>
    <w:rsid w:val="00150E16"/>
    <w:rsid w:val="00150E31"/>
    <w:rsid w:val="00150F26"/>
    <w:rsid w:val="001511C6"/>
    <w:rsid w:val="001516B7"/>
    <w:rsid w:val="0015173F"/>
    <w:rsid w:val="00151760"/>
    <w:rsid w:val="00151870"/>
    <w:rsid w:val="00151A52"/>
    <w:rsid w:val="00151A61"/>
    <w:rsid w:val="00151C4C"/>
    <w:rsid w:val="00151D22"/>
    <w:rsid w:val="001526E0"/>
    <w:rsid w:val="00152787"/>
    <w:rsid w:val="00152853"/>
    <w:rsid w:val="001528C6"/>
    <w:rsid w:val="00152BFD"/>
    <w:rsid w:val="00152E8D"/>
    <w:rsid w:val="001531FB"/>
    <w:rsid w:val="0015320A"/>
    <w:rsid w:val="001533C8"/>
    <w:rsid w:val="0015355D"/>
    <w:rsid w:val="00153767"/>
    <w:rsid w:val="00153840"/>
    <w:rsid w:val="00154194"/>
    <w:rsid w:val="00154392"/>
    <w:rsid w:val="001544D5"/>
    <w:rsid w:val="00154565"/>
    <w:rsid w:val="001545A3"/>
    <w:rsid w:val="00154641"/>
    <w:rsid w:val="001548F2"/>
    <w:rsid w:val="001549D5"/>
    <w:rsid w:val="00154C3B"/>
    <w:rsid w:val="00154CA4"/>
    <w:rsid w:val="00154F9D"/>
    <w:rsid w:val="00155173"/>
    <w:rsid w:val="001554F2"/>
    <w:rsid w:val="0015567B"/>
    <w:rsid w:val="00155AFE"/>
    <w:rsid w:val="00155CBE"/>
    <w:rsid w:val="00156030"/>
    <w:rsid w:val="0015626B"/>
    <w:rsid w:val="00156373"/>
    <w:rsid w:val="00156710"/>
    <w:rsid w:val="0015673D"/>
    <w:rsid w:val="00156E3E"/>
    <w:rsid w:val="00156FF3"/>
    <w:rsid w:val="00157313"/>
    <w:rsid w:val="001576AF"/>
    <w:rsid w:val="001576BD"/>
    <w:rsid w:val="00157B68"/>
    <w:rsid w:val="00157B8B"/>
    <w:rsid w:val="00157ED6"/>
    <w:rsid w:val="00157FC1"/>
    <w:rsid w:val="00160128"/>
    <w:rsid w:val="001601A9"/>
    <w:rsid w:val="0016026A"/>
    <w:rsid w:val="001603DA"/>
    <w:rsid w:val="001604DF"/>
    <w:rsid w:val="001605FD"/>
    <w:rsid w:val="00160603"/>
    <w:rsid w:val="001607B4"/>
    <w:rsid w:val="001607FA"/>
    <w:rsid w:val="0016096B"/>
    <w:rsid w:val="00160AEA"/>
    <w:rsid w:val="00160B61"/>
    <w:rsid w:val="00160C0D"/>
    <w:rsid w:val="00160D96"/>
    <w:rsid w:val="00160F38"/>
    <w:rsid w:val="00160F6D"/>
    <w:rsid w:val="00161375"/>
    <w:rsid w:val="001617B2"/>
    <w:rsid w:val="00161A07"/>
    <w:rsid w:val="00161A6E"/>
    <w:rsid w:val="00161C33"/>
    <w:rsid w:val="00161F3B"/>
    <w:rsid w:val="001620CB"/>
    <w:rsid w:val="00162207"/>
    <w:rsid w:val="0016222A"/>
    <w:rsid w:val="00162347"/>
    <w:rsid w:val="001625FA"/>
    <w:rsid w:val="001627B2"/>
    <w:rsid w:val="00162850"/>
    <w:rsid w:val="00162960"/>
    <w:rsid w:val="0016298C"/>
    <w:rsid w:val="001629E6"/>
    <w:rsid w:val="00162BA7"/>
    <w:rsid w:val="00162E76"/>
    <w:rsid w:val="0016318D"/>
    <w:rsid w:val="00163212"/>
    <w:rsid w:val="00163390"/>
    <w:rsid w:val="001636E8"/>
    <w:rsid w:val="001638C3"/>
    <w:rsid w:val="00163B1F"/>
    <w:rsid w:val="00163F0F"/>
    <w:rsid w:val="001643BC"/>
    <w:rsid w:val="0016489B"/>
    <w:rsid w:val="001648B5"/>
    <w:rsid w:val="0016493D"/>
    <w:rsid w:val="0016498B"/>
    <w:rsid w:val="00164CCA"/>
    <w:rsid w:val="00164DD8"/>
    <w:rsid w:val="001650BF"/>
    <w:rsid w:val="001652B6"/>
    <w:rsid w:val="00165353"/>
    <w:rsid w:val="001653F8"/>
    <w:rsid w:val="00165492"/>
    <w:rsid w:val="001654A3"/>
    <w:rsid w:val="00165802"/>
    <w:rsid w:val="00165811"/>
    <w:rsid w:val="00165AF3"/>
    <w:rsid w:val="00165B98"/>
    <w:rsid w:val="00166158"/>
    <w:rsid w:val="001661F6"/>
    <w:rsid w:val="001662BD"/>
    <w:rsid w:val="0016678A"/>
    <w:rsid w:val="00166C23"/>
    <w:rsid w:val="00167324"/>
    <w:rsid w:val="00167483"/>
    <w:rsid w:val="0016751B"/>
    <w:rsid w:val="00167531"/>
    <w:rsid w:val="001678AE"/>
    <w:rsid w:val="00167A21"/>
    <w:rsid w:val="00167A82"/>
    <w:rsid w:val="00167D06"/>
    <w:rsid w:val="00167D2D"/>
    <w:rsid w:val="00167DE9"/>
    <w:rsid w:val="00167FA7"/>
    <w:rsid w:val="00170139"/>
    <w:rsid w:val="001702E3"/>
    <w:rsid w:val="0017061E"/>
    <w:rsid w:val="001709EE"/>
    <w:rsid w:val="00170A84"/>
    <w:rsid w:val="00170B6C"/>
    <w:rsid w:val="00170E9D"/>
    <w:rsid w:val="0017122B"/>
    <w:rsid w:val="00171471"/>
    <w:rsid w:val="00171D7E"/>
    <w:rsid w:val="00172251"/>
    <w:rsid w:val="00172314"/>
    <w:rsid w:val="00172641"/>
    <w:rsid w:val="00172685"/>
    <w:rsid w:val="00172809"/>
    <w:rsid w:val="001729CA"/>
    <w:rsid w:val="00172F65"/>
    <w:rsid w:val="001730EC"/>
    <w:rsid w:val="00173765"/>
    <w:rsid w:val="00173BB9"/>
    <w:rsid w:val="00173F45"/>
    <w:rsid w:val="00174229"/>
    <w:rsid w:val="00174B68"/>
    <w:rsid w:val="00174D57"/>
    <w:rsid w:val="00175244"/>
    <w:rsid w:val="0017533E"/>
    <w:rsid w:val="001757B2"/>
    <w:rsid w:val="001758C4"/>
    <w:rsid w:val="00175DC9"/>
    <w:rsid w:val="00175FBA"/>
    <w:rsid w:val="00176211"/>
    <w:rsid w:val="00176732"/>
    <w:rsid w:val="001767F4"/>
    <w:rsid w:val="00176934"/>
    <w:rsid w:val="00176B65"/>
    <w:rsid w:val="00176BA9"/>
    <w:rsid w:val="00177129"/>
    <w:rsid w:val="00177142"/>
    <w:rsid w:val="00177272"/>
    <w:rsid w:val="001774CC"/>
    <w:rsid w:val="00177591"/>
    <w:rsid w:val="00177780"/>
    <w:rsid w:val="001777EB"/>
    <w:rsid w:val="00177828"/>
    <w:rsid w:val="00177AF4"/>
    <w:rsid w:val="00177D16"/>
    <w:rsid w:val="00177EDA"/>
    <w:rsid w:val="00177F7C"/>
    <w:rsid w:val="00177FC4"/>
    <w:rsid w:val="00180867"/>
    <w:rsid w:val="00180AC8"/>
    <w:rsid w:val="00180BDE"/>
    <w:rsid w:val="00180C08"/>
    <w:rsid w:val="00180CF6"/>
    <w:rsid w:val="00181250"/>
    <w:rsid w:val="0018131F"/>
    <w:rsid w:val="001814A4"/>
    <w:rsid w:val="0018192C"/>
    <w:rsid w:val="00181ABB"/>
    <w:rsid w:val="0018200F"/>
    <w:rsid w:val="0018217A"/>
    <w:rsid w:val="00182397"/>
    <w:rsid w:val="00182521"/>
    <w:rsid w:val="00182594"/>
    <w:rsid w:val="001827AA"/>
    <w:rsid w:val="00182957"/>
    <w:rsid w:val="00182CB4"/>
    <w:rsid w:val="00182D8C"/>
    <w:rsid w:val="00182DA2"/>
    <w:rsid w:val="00182E5E"/>
    <w:rsid w:val="00182FBC"/>
    <w:rsid w:val="0018329F"/>
    <w:rsid w:val="001834A4"/>
    <w:rsid w:val="0018358B"/>
    <w:rsid w:val="00183739"/>
    <w:rsid w:val="00183B79"/>
    <w:rsid w:val="00183FB4"/>
    <w:rsid w:val="00184131"/>
    <w:rsid w:val="001841BA"/>
    <w:rsid w:val="001842F7"/>
    <w:rsid w:val="001844C6"/>
    <w:rsid w:val="00184654"/>
    <w:rsid w:val="00184A14"/>
    <w:rsid w:val="00184CB2"/>
    <w:rsid w:val="001856E4"/>
    <w:rsid w:val="001857B8"/>
    <w:rsid w:val="00185B4D"/>
    <w:rsid w:val="00185B8A"/>
    <w:rsid w:val="00185DF7"/>
    <w:rsid w:val="00185EC9"/>
    <w:rsid w:val="00186205"/>
    <w:rsid w:val="0018641E"/>
    <w:rsid w:val="00186534"/>
    <w:rsid w:val="00186622"/>
    <w:rsid w:val="0018665B"/>
    <w:rsid w:val="0018677E"/>
    <w:rsid w:val="001869EC"/>
    <w:rsid w:val="00186AC1"/>
    <w:rsid w:val="00186AD4"/>
    <w:rsid w:val="001872A0"/>
    <w:rsid w:val="001875D4"/>
    <w:rsid w:val="00187679"/>
    <w:rsid w:val="00187709"/>
    <w:rsid w:val="00187C44"/>
    <w:rsid w:val="00187D4E"/>
    <w:rsid w:val="00187EB9"/>
    <w:rsid w:val="0019055F"/>
    <w:rsid w:val="00190608"/>
    <w:rsid w:val="001907E3"/>
    <w:rsid w:val="00190936"/>
    <w:rsid w:val="00190B2C"/>
    <w:rsid w:val="00190E63"/>
    <w:rsid w:val="0019185D"/>
    <w:rsid w:val="00191A96"/>
    <w:rsid w:val="00191BDE"/>
    <w:rsid w:val="00191C58"/>
    <w:rsid w:val="00191E1F"/>
    <w:rsid w:val="001920AA"/>
    <w:rsid w:val="0019212A"/>
    <w:rsid w:val="001922B3"/>
    <w:rsid w:val="001923EB"/>
    <w:rsid w:val="00192490"/>
    <w:rsid w:val="00192845"/>
    <w:rsid w:val="00192A1E"/>
    <w:rsid w:val="00192ADE"/>
    <w:rsid w:val="00192FC7"/>
    <w:rsid w:val="00193062"/>
    <w:rsid w:val="0019355D"/>
    <w:rsid w:val="0019369B"/>
    <w:rsid w:val="00193749"/>
    <w:rsid w:val="00193A9B"/>
    <w:rsid w:val="00193C15"/>
    <w:rsid w:val="00193E82"/>
    <w:rsid w:val="00193E9D"/>
    <w:rsid w:val="00193EA6"/>
    <w:rsid w:val="00193EED"/>
    <w:rsid w:val="001942A6"/>
    <w:rsid w:val="00194684"/>
    <w:rsid w:val="00194704"/>
    <w:rsid w:val="001949C6"/>
    <w:rsid w:val="00195AC3"/>
    <w:rsid w:val="001960AC"/>
    <w:rsid w:val="001964D7"/>
    <w:rsid w:val="001967FA"/>
    <w:rsid w:val="00196976"/>
    <w:rsid w:val="00196B06"/>
    <w:rsid w:val="00196BD8"/>
    <w:rsid w:val="00196FB8"/>
    <w:rsid w:val="0019702E"/>
    <w:rsid w:val="00197089"/>
    <w:rsid w:val="0019713F"/>
    <w:rsid w:val="001971CB"/>
    <w:rsid w:val="001974D3"/>
    <w:rsid w:val="001975A7"/>
    <w:rsid w:val="001976A9"/>
    <w:rsid w:val="00197B92"/>
    <w:rsid w:val="00197C73"/>
    <w:rsid w:val="001A091A"/>
    <w:rsid w:val="001A0B54"/>
    <w:rsid w:val="001A0B70"/>
    <w:rsid w:val="001A0BFA"/>
    <w:rsid w:val="001A0CC0"/>
    <w:rsid w:val="001A0DF3"/>
    <w:rsid w:val="001A1363"/>
    <w:rsid w:val="001A15AD"/>
    <w:rsid w:val="001A15B3"/>
    <w:rsid w:val="001A16B9"/>
    <w:rsid w:val="001A1771"/>
    <w:rsid w:val="001A1991"/>
    <w:rsid w:val="001A1B14"/>
    <w:rsid w:val="001A1B62"/>
    <w:rsid w:val="001A1B79"/>
    <w:rsid w:val="001A1CEE"/>
    <w:rsid w:val="001A22A3"/>
    <w:rsid w:val="001A23F2"/>
    <w:rsid w:val="001A2600"/>
    <w:rsid w:val="001A2BCD"/>
    <w:rsid w:val="001A2D1A"/>
    <w:rsid w:val="001A2D6C"/>
    <w:rsid w:val="001A2DC3"/>
    <w:rsid w:val="001A2EA3"/>
    <w:rsid w:val="001A2EBE"/>
    <w:rsid w:val="001A2F05"/>
    <w:rsid w:val="001A32BC"/>
    <w:rsid w:val="001A338A"/>
    <w:rsid w:val="001A35C5"/>
    <w:rsid w:val="001A3AF2"/>
    <w:rsid w:val="001A3EBB"/>
    <w:rsid w:val="001A4397"/>
    <w:rsid w:val="001A4D7E"/>
    <w:rsid w:val="001A4DE6"/>
    <w:rsid w:val="001A536F"/>
    <w:rsid w:val="001A57C5"/>
    <w:rsid w:val="001A5A24"/>
    <w:rsid w:val="001A5C97"/>
    <w:rsid w:val="001A5D79"/>
    <w:rsid w:val="001A5FAB"/>
    <w:rsid w:val="001A61C3"/>
    <w:rsid w:val="001A6306"/>
    <w:rsid w:val="001A6452"/>
    <w:rsid w:val="001A6734"/>
    <w:rsid w:val="001A6779"/>
    <w:rsid w:val="001A68D8"/>
    <w:rsid w:val="001A6D18"/>
    <w:rsid w:val="001A718F"/>
    <w:rsid w:val="001A73D8"/>
    <w:rsid w:val="001A756A"/>
    <w:rsid w:val="001A76BB"/>
    <w:rsid w:val="001A7909"/>
    <w:rsid w:val="001A7AE1"/>
    <w:rsid w:val="001A7B11"/>
    <w:rsid w:val="001A7BCE"/>
    <w:rsid w:val="001A7C4B"/>
    <w:rsid w:val="001A7CA8"/>
    <w:rsid w:val="001A7EA6"/>
    <w:rsid w:val="001A9964"/>
    <w:rsid w:val="001B0172"/>
    <w:rsid w:val="001B0356"/>
    <w:rsid w:val="001B04B3"/>
    <w:rsid w:val="001B063A"/>
    <w:rsid w:val="001B0640"/>
    <w:rsid w:val="001B0B09"/>
    <w:rsid w:val="001B0CB4"/>
    <w:rsid w:val="001B0D22"/>
    <w:rsid w:val="001B1065"/>
    <w:rsid w:val="001B10C3"/>
    <w:rsid w:val="001B14BA"/>
    <w:rsid w:val="001B16BB"/>
    <w:rsid w:val="001B181C"/>
    <w:rsid w:val="001B1E4C"/>
    <w:rsid w:val="001B1EC9"/>
    <w:rsid w:val="001B20C7"/>
    <w:rsid w:val="001B2246"/>
    <w:rsid w:val="001B2399"/>
    <w:rsid w:val="001B244D"/>
    <w:rsid w:val="001B2FFF"/>
    <w:rsid w:val="001B316A"/>
    <w:rsid w:val="001B31B7"/>
    <w:rsid w:val="001B3242"/>
    <w:rsid w:val="001B334D"/>
    <w:rsid w:val="001B33F4"/>
    <w:rsid w:val="001B34AC"/>
    <w:rsid w:val="001B3999"/>
    <w:rsid w:val="001B3D07"/>
    <w:rsid w:val="001B3EB3"/>
    <w:rsid w:val="001B4650"/>
    <w:rsid w:val="001B471D"/>
    <w:rsid w:val="001B496A"/>
    <w:rsid w:val="001B4AFD"/>
    <w:rsid w:val="001B4C4A"/>
    <w:rsid w:val="001B4ECB"/>
    <w:rsid w:val="001B4F20"/>
    <w:rsid w:val="001B4F38"/>
    <w:rsid w:val="001B509E"/>
    <w:rsid w:val="001B54BD"/>
    <w:rsid w:val="001B54CA"/>
    <w:rsid w:val="001B56EB"/>
    <w:rsid w:val="001B5A96"/>
    <w:rsid w:val="001B5D1C"/>
    <w:rsid w:val="001B5D5B"/>
    <w:rsid w:val="001B5E4E"/>
    <w:rsid w:val="001B607F"/>
    <w:rsid w:val="001B60BE"/>
    <w:rsid w:val="001B63A7"/>
    <w:rsid w:val="001B6410"/>
    <w:rsid w:val="001B686B"/>
    <w:rsid w:val="001B68C2"/>
    <w:rsid w:val="001B6AA6"/>
    <w:rsid w:val="001B6BF6"/>
    <w:rsid w:val="001B6D4F"/>
    <w:rsid w:val="001B7423"/>
    <w:rsid w:val="001B7706"/>
    <w:rsid w:val="001B791F"/>
    <w:rsid w:val="001B7973"/>
    <w:rsid w:val="001B7AA2"/>
    <w:rsid w:val="001B7E6D"/>
    <w:rsid w:val="001B7FD5"/>
    <w:rsid w:val="001C0FE7"/>
    <w:rsid w:val="001C1119"/>
    <w:rsid w:val="001C131D"/>
    <w:rsid w:val="001C13AA"/>
    <w:rsid w:val="001C1772"/>
    <w:rsid w:val="001C1959"/>
    <w:rsid w:val="001C1C89"/>
    <w:rsid w:val="001C1E87"/>
    <w:rsid w:val="001C1EFA"/>
    <w:rsid w:val="001C1F0C"/>
    <w:rsid w:val="001C2253"/>
    <w:rsid w:val="001C2286"/>
    <w:rsid w:val="001C2288"/>
    <w:rsid w:val="001C25F6"/>
    <w:rsid w:val="001C26D0"/>
    <w:rsid w:val="001C29EC"/>
    <w:rsid w:val="001C2F6C"/>
    <w:rsid w:val="001C31AA"/>
    <w:rsid w:val="001C33C2"/>
    <w:rsid w:val="001C33F3"/>
    <w:rsid w:val="001C34FB"/>
    <w:rsid w:val="001C3707"/>
    <w:rsid w:val="001C3756"/>
    <w:rsid w:val="001C3959"/>
    <w:rsid w:val="001C3C7E"/>
    <w:rsid w:val="001C439D"/>
    <w:rsid w:val="001C4574"/>
    <w:rsid w:val="001C48A8"/>
    <w:rsid w:val="001C4920"/>
    <w:rsid w:val="001C4BF6"/>
    <w:rsid w:val="001C4EF9"/>
    <w:rsid w:val="001C588E"/>
    <w:rsid w:val="001C5AC3"/>
    <w:rsid w:val="001C5F7A"/>
    <w:rsid w:val="001C60BB"/>
    <w:rsid w:val="001C69E3"/>
    <w:rsid w:val="001C6B4F"/>
    <w:rsid w:val="001C6B90"/>
    <w:rsid w:val="001C6C09"/>
    <w:rsid w:val="001C6F45"/>
    <w:rsid w:val="001C7058"/>
    <w:rsid w:val="001C77A9"/>
    <w:rsid w:val="001C78A8"/>
    <w:rsid w:val="001C7A72"/>
    <w:rsid w:val="001C7D93"/>
    <w:rsid w:val="001D0044"/>
    <w:rsid w:val="001D0678"/>
    <w:rsid w:val="001D0894"/>
    <w:rsid w:val="001D09D2"/>
    <w:rsid w:val="001D1077"/>
    <w:rsid w:val="001D11C5"/>
    <w:rsid w:val="001D1279"/>
    <w:rsid w:val="001D198A"/>
    <w:rsid w:val="001D1A69"/>
    <w:rsid w:val="001D1D77"/>
    <w:rsid w:val="001D2240"/>
    <w:rsid w:val="001D25E5"/>
    <w:rsid w:val="001D283E"/>
    <w:rsid w:val="001D28FD"/>
    <w:rsid w:val="001D2BC8"/>
    <w:rsid w:val="001D2F08"/>
    <w:rsid w:val="001D34BF"/>
    <w:rsid w:val="001D384F"/>
    <w:rsid w:val="001D39CD"/>
    <w:rsid w:val="001D3C97"/>
    <w:rsid w:val="001D3D41"/>
    <w:rsid w:val="001D441C"/>
    <w:rsid w:val="001D459E"/>
    <w:rsid w:val="001D4639"/>
    <w:rsid w:val="001D4647"/>
    <w:rsid w:val="001D48D7"/>
    <w:rsid w:val="001D49A4"/>
    <w:rsid w:val="001D4B6A"/>
    <w:rsid w:val="001D4F80"/>
    <w:rsid w:val="001D511F"/>
    <w:rsid w:val="001D5197"/>
    <w:rsid w:val="001D5215"/>
    <w:rsid w:val="001D5430"/>
    <w:rsid w:val="001D56DE"/>
    <w:rsid w:val="001D58A3"/>
    <w:rsid w:val="001D5B1A"/>
    <w:rsid w:val="001D62F4"/>
    <w:rsid w:val="001D6353"/>
    <w:rsid w:val="001D6372"/>
    <w:rsid w:val="001D646A"/>
    <w:rsid w:val="001D659F"/>
    <w:rsid w:val="001D6BAF"/>
    <w:rsid w:val="001D6BF0"/>
    <w:rsid w:val="001D6C47"/>
    <w:rsid w:val="001D6D12"/>
    <w:rsid w:val="001D70CE"/>
    <w:rsid w:val="001D70FE"/>
    <w:rsid w:val="001D7376"/>
    <w:rsid w:val="001D7439"/>
    <w:rsid w:val="001D7581"/>
    <w:rsid w:val="001D7867"/>
    <w:rsid w:val="001D7902"/>
    <w:rsid w:val="001D7925"/>
    <w:rsid w:val="001D795C"/>
    <w:rsid w:val="001D7A77"/>
    <w:rsid w:val="001D7AD5"/>
    <w:rsid w:val="001D7B0E"/>
    <w:rsid w:val="001D7D7B"/>
    <w:rsid w:val="001E0388"/>
    <w:rsid w:val="001E07FF"/>
    <w:rsid w:val="001E0815"/>
    <w:rsid w:val="001E089A"/>
    <w:rsid w:val="001E0DCF"/>
    <w:rsid w:val="001E0F60"/>
    <w:rsid w:val="001E121F"/>
    <w:rsid w:val="001E12B9"/>
    <w:rsid w:val="001E1325"/>
    <w:rsid w:val="001E15AF"/>
    <w:rsid w:val="001E1691"/>
    <w:rsid w:val="001E172E"/>
    <w:rsid w:val="001E1CCB"/>
    <w:rsid w:val="001E1F03"/>
    <w:rsid w:val="001E1F14"/>
    <w:rsid w:val="001E1FA0"/>
    <w:rsid w:val="001E2070"/>
    <w:rsid w:val="001E2121"/>
    <w:rsid w:val="001E221C"/>
    <w:rsid w:val="001E2788"/>
    <w:rsid w:val="001E2B42"/>
    <w:rsid w:val="001E2D43"/>
    <w:rsid w:val="001E2DA8"/>
    <w:rsid w:val="001E2F74"/>
    <w:rsid w:val="001E362E"/>
    <w:rsid w:val="001E378A"/>
    <w:rsid w:val="001E37E0"/>
    <w:rsid w:val="001E3D2F"/>
    <w:rsid w:val="001E3DBC"/>
    <w:rsid w:val="001E4374"/>
    <w:rsid w:val="001E4390"/>
    <w:rsid w:val="001E444F"/>
    <w:rsid w:val="001E462B"/>
    <w:rsid w:val="001E518A"/>
    <w:rsid w:val="001E5223"/>
    <w:rsid w:val="001E5329"/>
    <w:rsid w:val="001E5399"/>
    <w:rsid w:val="001E54F0"/>
    <w:rsid w:val="001E55A9"/>
    <w:rsid w:val="001E56F0"/>
    <w:rsid w:val="001E5811"/>
    <w:rsid w:val="001E58C2"/>
    <w:rsid w:val="001E594D"/>
    <w:rsid w:val="001E5BA5"/>
    <w:rsid w:val="001E5ED0"/>
    <w:rsid w:val="001E5EF7"/>
    <w:rsid w:val="001E5F0F"/>
    <w:rsid w:val="001E609F"/>
    <w:rsid w:val="001E628A"/>
    <w:rsid w:val="001E64EE"/>
    <w:rsid w:val="001E6563"/>
    <w:rsid w:val="001E67D3"/>
    <w:rsid w:val="001E6BDB"/>
    <w:rsid w:val="001E6BE2"/>
    <w:rsid w:val="001E6EF2"/>
    <w:rsid w:val="001E6FE9"/>
    <w:rsid w:val="001E70A3"/>
    <w:rsid w:val="001E742A"/>
    <w:rsid w:val="001E7446"/>
    <w:rsid w:val="001E7702"/>
    <w:rsid w:val="001E77BA"/>
    <w:rsid w:val="001E7EEC"/>
    <w:rsid w:val="001E7F3F"/>
    <w:rsid w:val="001F0092"/>
    <w:rsid w:val="001F03AA"/>
    <w:rsid w:val="001F083C"/>
    <w:rsid w:val="001F096E"/>
    <w:rsid w:val="001F09CE"/>
    <w:rsid w:val="001F0A04"/>
    <w:rsid w:val="001F0B7D"/>
    <w:rsid w:val="001F0E52"/>
    <w:rsid w:val="001F0EA4"/>
    <w:rsid w:val="001F0F57"/>
    <w:rsid w:val="001F12A6"/>
    <w:rsid w:val="001F1521"/>
    <w:rsid w:val="001F1B55"/>
    <w:rsid w:val="001F1BE4"/>
    <w:rsid w:val="001F1D20"/>
    <w:rsid w:val="001F1DC6"/>
    <w:rsid w:val="001F1DE6"/>
    <w:rsid w:val="001F1E11"/>
    <w:rsid w:val="001F1F3D"/>
    <w:rsid w:val="001F226D"/>
    <w:rsid w:val="001F2302"/>
    <w:rsid w:val="001F2360"/>
    <w:rsid w:val="001F2FFE"/>
    <w:rsid w:val="001F3C20"/>
    <w:rsid w:val="001F3F24"/>
    <w:rsid w:val="001F3FF8"/>
    <w:rsid w:val="001F4124"/>
    <w:rsid w:val="001F44E7"/>
    <w:rsid w:val="001F4623"/>
    <w:rsid w:val="001F4954"/>
    <w:rsid w:val="001F5086"/>
    <w:rsid w:val="001F50F6"/>
    <w:rsid w:val="001F5179"/>
    <w:rsid w:val="001F5187"/>
    <w:rsid w:val="001F5939"/>
    <w:rsid w:val="001F5DF3"/>
    <w:rsid w:val="001F633E"/>
    <w:rsid w:val="001F63D8"/>
    <w:rsid w:val="001F63F5"/>
    <w:rsid w:val="001F64E5"/>
    <w:rsid w:val="001F66F1"/>
    <w:rsid w:val="001F68A9"/>
    <w:rsid w:val="001F6A40"/>
    <w:rsid w:val="001F6D2E"/>
    <w:rsid w:val="001F6ECE"/>
    <w:rsid w:val="001F7350"/>
    <w:rsid w:val="001F7516"/>
    <w:rsid w:val="0020004F"/>
    <w:rsid w:val="00200233"/>
    <w:rsid w:val="00200449"/>
    <w:rsid w:val="00200499"/>
    <w:rsid w:val="0020058D"/>
    <w:rsid w:val="002006B5"/>
    <w:rsid w:val="00200B6D"/>
    <w:rsid w:val="00200FE2"/>
    <w:rsid w:val="002014CB"/>
    <w:rsid w:val="0020153D"/>
    <w:rsid w:val="00201560"/>
    <w:rsid w:val="002016A7"/>
    <w:rsid w:val="002017D1"/>
    <w:rsid w:val="00201ECA"/>
    <w:rsid w:val="00202052"/>
    <w:rsid w:val="0020212E"/>
    <w:rsid w:val="00202250"/>
    <w:rsid w:val="002027A4"/>
    <w:rsid w:val="00202A67"/>
    <w:rsid w:val="00202C27"/>
    <w:rsid w:val="0020310D"/>
    <w:rsid w:val="0020317E"/>
    <w:rsid w:val="00203427"/>
    <w:rsid w:val="00203569"/>
    <w:rsid w:val="00203594"/>
    <w:rsid w:val="00203638"/>
    <w:rsid w:val="002037F3"/>
    <w:rsid w:val="0020387D"/>
    <w:rsid w:val="00203B42"/>
    <w:rsid w:val="00203BC3"/>
    <w:rsid w:val="00203D1F"/>
    <w:rsid w:val="00203D4D"/>
    <w:rsid w:val="00203F88"/>
    <w:rsid w:val="002044E5"/>
    <w:rsid w:val="00204558"/>
    <w:rsid w:val="0020455D"/>
    <w:rsid w:val="00204869"/>
    <w:rsid w:val="00204976"/>
    <w:rsid w:val="0020544F"/>
    <w:rsid w:val="002055B3"/>
    <w:rsid w:val="00205657"/>
    <w:rsid w:val="0020567A"/>
    <w:rsid w:val="002057D8"/>
    <w:rsid w:val="00205904"/>
    <w:rsid w:val="002059D9"/>
    <w:rsid w:val="00206139"/>
    <w:rsid w:val="0020625B"/>
    <w:rsid w:val="002063AD"/>
    <w:rsid w:val="00206518"/>
    <w:rsid w:val="002069A4"/>
    <w:rsid w:val="00206BE8"/>
    <w:rsid w:val="00206C4E"/>
    <w:rsid w:val="00206E69"/>
    <w:rsid w:val="00206ECA"/>
    <w:rsid w:val="00207216"/>
    <w:rsid w:val="00207AC1"/>
    <w:rsid w:val="00207B75"/>
    <w:rsid w:val="00207B8B"/>
    <w:rsid w:val="00207C7F"/>
    <w:rsid w:val="00207DCF"/>
    <w:rsid w:val="002100A3"/>
    <w:rsid w:val="0021022B"/>
    <w:rsid w:val="00210337"/>
    <w:rsid w:val="00210497"/>
    <w:rsid w:val="002104C3"/>
    <w:rsid w:val="002105AE"/>
    <w:rsid w:val="002106E1"/>
    <w:rsid w:val="00210EDF"/>
    <w:rsid w:val="00211069"/>
    <w:rsid w:val="00211092"/>
    <w:rsid w:val="0021109F"/>
    <w:rsid w:val="00211332"/>
    <w:rsid w:val="0021187C"/>
    <w:rsid w:val="002118E6"/>
    <w:rsid w:val="00211CA0"/>
    <w:rsid w:val="00212129"/>
    <w:rsid w:val="002121F2"/>
    <w:rsid w:val="00212530"/>
    <w:rsid w:val="002126C5"/>
    <w:rsid w:val="002127BF"/>
    <w:rsid w:val="002127CF"/>
    <w:rsid w:val="002128B9"/>
    <w:rsid w:val="00212C21"/>
    <w:rsid w:val="00212FDD"/>
    <w:rsid w:val="00213061"/>
    <w:rsid w:val="00213316"/>
    <w:rsid w:val="002133B6"/>
    <w:rsid w:val="002134C8"/>
    <w:rsid w:val="00213806"/>
    <w:rsid w:val="00213A88"/>
    <w:rsid w:val="00213ED0"/>
    <w:rsid w:val="00213F32"/>
    <w:rsid w:val="00214554"/>
    <w:rsid w:val="0021463B"/>
    <w:rsid w:val="002146AD"/>
    <w:rsid w:val="00214C27"/>
    <w:rsid w:val="00214EEC"/>
    <w:rsid w:val="0021546C"/>
    <w:rsid w:val="002154AE"/>
    <w:rsid w:val="00215570"/>
    <w:rsid w:val="0021587D"/>
    <w:rsid w:val="00215B09"/>
    <w:rsid w:val="00215C61"/>
    <w:rsid w:val="00215E27"/>
    <w:rsid w:val="002160B9"/>
    <w:rsid w:val="002165B6"/>
    <w:rsid w:val="002166D5"/>
    <w:rsid w:val="0021673B"/>
    <w:rsid w:val="00216744"/>
    <w:rsid w:val="002167A5"/>
    <w:rsid w:val="00216867"/>
    <w:rsid w:val="00216CCC"/>
    <w:rsid w:val="00216E3B"/>
    <w:rsid w:val="00216FB0"/>
    <w:rsid w:val="0021707C"/>
    <w:rsid w:val="00217105"/>
    <w:rsid w:val="002171E5"/>
    <w:rsid w:val="00217406"/>
    <w:rsid w:val="00217542"/>
    <w:rsid w:val="00217727"/>
    <w:rsid w:val="00217787"/>
    <w:rsid w:val="00217A38"/>
    <w:rsid w:val="00217F13"/>
    <w:rsid w:val="0022001E"/>
    <w:rsid w:val="00220107"/>
    <w:rsid w:val="00220665"/>
    <w:rsid w:val="0022080C"/>
    <w:rsid w:val="00220A07"/>
    <w:rsid w:val="00220A22"/>
    <w:rsid w:val="00220B7E"/>
    <w:rsid w:val="00220D92"/>
    <w:rsid w:val="00221262"/>
    <w:rsid w:val="0022156B"/>
    <w:rsid w:val="00221831"/>
    <w:rsid w:val="00221965"/>
    <w:rsid w:val="00221A44"/>
    <w:rsid w:val="00221D42"/>
    <w:rsid w:val="0022249F"/>
    <w:rsid w:val="0022277D"/>
    <w:rsid w:val="00222A34"/>
    <w:rsid w:val="00222AFC"/>
    <w:rsid w:val="00222B1D"/>
    <w:rsid w:val="00222DAE"/>
    <w:rsid w:val="00222E28"/>
    <w:rsid w:val="002230E0"/>
    <w:rsid w:val="00223232"/>
    <w:rsid w:val="00223390"/>
    <w:rsid w:val="00223978"/>
    <w:rsid w:val="00223D45"/>
    <w:rsid w:val="00223EE8"/>
    <w:rsid w:val="00223FEE"/>
    <w:rsid w:val="002245D7"/>
    <w:rsid w:val="002246F9"/>
    <w:rsid w:val="00224846"/>
    <w:rsid w:val="00224964"/>
    <w:rsid w:val="00224AA8"/>
    <w:rsid w:val="00224D45"/>
    <w:rsid w:val="00224DB7"/>
    <w:rsid w:val="00225042"/>
    <w:rsid w:val="00225305"/>
    <w:rsid w:val="00225365"/>
    <w:rsid w:val="0022554F"/>
    <w:rsid w:val="002259A1"/>
    <w:rsid w:val="00225B61"/>
    <w:rsid w:val="00225DCB"/>
    <w:rsid w:val="0022640D"/>
    <w:rsid w:val="002264D3"/>
    <w:rsid w:val="002266A7"/>
    <w:rsid w:val="002268CD"/>
    <w:rsid w:val="00226C63"/>
    <w:rsid w:val="00226E15"/>
    <w:rsid w:val="00227050"/>
    <w:rsid w:val="002275C3"/>
    <w:rsid w:val="00227A04"/>
    <w:rsid w:val="00227AC4"/>
    <w:rsid w:val="00227D21"/>
    <w:rsid w:val="00227D9F"/>
    <w:rsid w:val="00227E00"/>
    <w:rsid w:val="00227E29"/>
    <w:rsid w:val="002302DB"/>
    <w:rsid w:val="002302EB"/>
    <w:rsid w:val="00230879"/>
    <w:rsid w:val="00230A74"/>
    <w:rsid w:val="00230B99"/>
    <w:rsid w:val="00230BBD"/>
    <w:rsid w:val="00230DF8"/>
    <w:rsid w:val="0023124C"/>
    <w:rsid w:val="002312E2"/>
    <w:rsid w:val="002316EA"/>
    <w:rsid w:val="0023191B"/>
    <w:rsid w:val="002319AD"/>
    <w:rsid w:val="00231FFA"/>
    <w:rsid w:val="00232026"/>
    <w:rsid w:val="0023203A"/>
    <w:rsid w:val="0023226D"/>
    <w:rsid w:val="0023238C"/>
    <w:rsid w:val="00232A4A"/>
    <w:rsid w:val="002331B1"/>
    <w:rsid w:val="002331FA"/>
    <w:rsid w:val="0023324A"/>
    <w:rsid w:val="00233334"/>
    <w:rsid w:val="002337DC"/>
    <w:rsid w:val="00233A2C"/>
    <w:rsid w:val="00233A65"/>
    <w:rsid w:val="00233B99"/>
    <w:rsid w:val="0023418D"/>
    <w:rsid w:val="00234330"/>
    <w:rsid w:val="0023434D"/>
    <w:rsid w:val="002343D6"/>
    <w:rsid w:val="00234A38"/>
    <w:rsid w:val="0023504C"/>
    <w:rsid w:val="00235A47"/>
    <w:rsid w:val="00235A95"/>
    <w:rsid w:val="00235D58"/>
    <w:rsid w:val="00235FD3"/>
    <w:rsid w:val="002361F6"/>
    <w:rsid w:val="002362D1"/>
    <w:rsid w:val="00236531"/>
    <w:rsid w:val="00236532"/>
    <w:rsid w:val="00236575"/>
    <w:rsid w:val="0023674D"/>
    <w:rsid w:val="00236A1E"/>
    <w:rsid w:val="00236C98"/>
    <w:rsid w:val="00236E79"/>
    <w:rsid w:val="00237585"/>
    <w:rsid w:val="002375D1"/>
    <w:rsid w:val="0023768B"/>
    <w:rsid w:val="002376F8"/>
    <w:rsid w:val="00237A05"/>
    <w:rsid w:val="002402AB"/>
    <w:rsid w:val="002402AF"/>
    <w:rsid w:val="0024039C"/>
    <w:rsid w:val="0024081C"/>
    <w:rsid w:val="00240866"/>
    <w:rsid w:val="0024089D"/>
    <w:rsid w:val="00240A72"/>
    <w:rsid w:val="002415F8"/>
    <w:rsid w:val="00241B77"/>
    <w:rsid w:val="00241C70"/>
    <w:rsid w:val="00241C9F"/>
    <w:rsid w:val="00242569"/>
    <w:rsid w:val="0024267A"/>
    <w:rsid w:val="0024290B"/>
    <w:rsid w:val="00242BFF"/>
    <w:rsid w:val="00242D25"/>
    <w:rsid w:val="00243084"/>
    <w:rsid w:val="002430C8"/>
    <w:rsid w:val="00243157"/>
    <w:rsid w:val="002438F0"/>
    <w:rsid w:val="00243A0D"/>
    <w:rsid w:val="00243C68"/>
    <w:rsid w:val="00243C75"/>
    <w:rsid w:val="00243EE0"/>
    <w:rsid w:val="00243F19"/>
    <w:rsid w:val="00243F8C"/>
    <w:rsid w:val="0024407F"/>
    <w:rsid w:val="002440F1"/>
    <w:rsid w:val="002440F4"/>
    <w:rsid w:val="002442EB"/>
    <w:rsid w:val="002445BF"/>
    <w:rsid w:val="00244931"/>
    <w:rsid w:val="002449FA"/>
    <w:rsid w:val="00244AB5"/>
    <w:rsid w:val="00244ACB"/>
    <w:rsid w:val="00244C38"/>
    <w:rsid w:val="00244CAC"/>
    <w:rsid w:val="00244E5E"/>
    <w:rsid w:val="00245289"/>
    <w:rsid w:val="002458D7"/>
    <w:rsid w:val="00245B63"/>
    <w:rsid w:val="00245C46"/>
    <w:rsid w:val="00246295"/>
    <w:rsid w:val="002463C7"/>
    <w:rsid w:val="00246598"/>
    <w:rsid w:val="0024679F"/>
    <w:rsid w:val="00246F17"/>
    <w:rsid w:val="00246F30"/>
    <w:rsid w:val="00247183"/>
    <w:rsid w:val="002471C9"/>
    <w:rsid w:val="002471E0"/>
    <w:rsid w:val="002477B3"/>
    <w:rsid w:val="00247890"/>
    <w:rsid w:val="00247B2F"/>
    <w:rsid w:val="00247D3C"/>
    <w:rsid w:val="00247D54"/>
    <w:rsid w:val="00250020"/>
    <w:rsid w:val="002503EB"/>
    <w:rsid w:val="0025041D"/>
    <w:rsid w:val="002509E5"/>
    <w:rsid w:val="00250ABC"/>
    <w:rsid w:val="00250ADE"/>
    <w:rsid w:val="00251202"/>
    <w:rsid w:val="00251850"/>
    <w:rsid w:val="00251861"/>
    <w:rsid w:val="00251977"/>
    <w:rsid w:val="00251A0C"/>
    <w:rsid w:val="002520CB"/>
    <w:rsid w:val="002522A2"/>
    <w:rsid w:val="00252376"/>
    <w:rsid w:val="00252694"/>
    <w:rsid w:val="0025295E"/>
    <w:rsid w:val="00252DEA"/>
    <w:rsid w:val="00252FC9"/>
    <w:rsid w:val="00253149"/>
    <w:rsid w:val="0025358E"/>
    <w:rsid w:val="00253B1F"/>
    <w:rsid w:val="00254239"/>
    <w:rsid w:val="00254537"/>
    <w:rsid w:val="00254645"/>
    <w:rsid w:val="00254877"/>
    <w:rsid w:val="00254973"/>
    <w:rsid w:val="00254A66"/>
    <w:rsid w:val="00254C09"/>
    <w:rsid w:val="00254C7E"/>
    <w:rsid w:val="00255658"/>
    <w:rsid w:val="002556CF"/>
    <w:rsid w:val="00255B8E"/>
    <w:rsid w:val="002560C5"/>
    <w:rsid w:val="002560DC"/>
    <w:rsid w:val="00256341"/>
    <w:rsid w:val="00256A16"/>
    <w:rsid w:val="00256C24"/>
    <w:rsid w:val="00256EAD"/>
    <w:rsid w:val="00256FA2"/>
    <w:rsid w:val="0025732F"/>
    <w:rsid w:val="0025781B"/>
    <w:rsid w:val="00257A18"/>
    <w:rsid w:val="00257FAA"/>
    <w:rsid w:val="002605DF"/>
    <w:rsid w:val="00260A7D"/>
    <w:rsid w:val="00260E43"/>
    <w:rsid w:val="002610AA"/>
    <w:rsid w:val="002610CD"/>
    <w:rsid w:val="0026181B"/>
    <w:rsid w:val="00261826"/>
    <w:rsid w:val="0026184F"/>
    <w:rsid w:val="00261A3E"/>
    <w:rsid w:val="00261ACD"/>
    <w:rsid w:val="00261E40"/>
    <w:rsid w:val="002620C4"/>
    <w:rsid w:val="00262382"/>
    <w:rsid w:val="0026297D"/>
    <w:rsid w:val="0026381F"/>
    <w:rsid w:val="002638F9"/>
    <w:rsid w:val="00263A27"/>
    <w:rsid w:val="00263AC7"/>
    <w:rsid w:val="00263C2E"/>
    <w:rsid w:val="00263ED9"/>
    <w:rsid w:val="00263F64"/>
    <w:rsid w:val="00264181"/>
    <w:rsid w:val="00264550"/>
    <w:rsid w:val="0026461D"/>
    <w:rsid w:val="00264663"/>
    <w:rsid w:val="002646EC"/>
    <w:rsid w:val="002648EF"/>
    <w:rsid w:val="0026545F"/>
    <w:rsid w:val="0026548C"/>
    <w:rsid w:val="0026560E"/>
    <w:rsid w:val="0026567B"/>
    <w:rsid w:val="002656DD"/>
    <w:rsid w:val="00266115"/>
    <w:rsid w:val="00266538"/>
    <w:rsid w:val="002665DC"/>
    <w:rsid w:val="00266875"/>
    <w:rsid w:val="00266DF4"/>
    <w:rsid w:val="00266E4D"/>
    <w:rsid w:val="00266F5E"/>
    <w:rsid w:val="0026740B"/>
    <w:rsid w:val="002675EE"/>
    <w:rsid w:val="002676C0"/>
    <w:rsid w:val="002676D8"/>
    <w:rsid w:val="002677F7"/>
    <w:rsid w:val="0026789E"/>
    <w:rsid w:val="0026799B"/>
    <w:rsid w:val="00267AB3"/>
    <w:rsid w:val="00267AE5"/>
    <w:rsid w:val="0027009A"/>
    <w:rsid w:val="00270179"/>
    <w:rsid w:val="0027018B"/>
    <w:rsid w:val="002703AD"/>
    <w:rsid w:val="002707F6"/>
    <w:rsid w:val="0027098E"/>
    <w:rsid w:val="00271119"/>
    <w:rsid w:val="00271164"/>
    <w:rsid w:val="002711A1"/>
    <w:rsid w:val="00271628"/>
    <w:rsid w:val="00271DE3"/>
    <w:rsid w:val="00271DF1"/>
    <w:rsid w:val="002722E7"/>
    <w:rsid w:val="00272325"/>
    <w:rsid w:val="0027285C"/>
    <w:rsid w:val="00272C75"/>
    <w:rsid w:val="00272F3F"/>
    <w:rsid w:val="0027343A"/>
    <w:rsid w:val="002735B2"/>
    <w:rsid w:val="00273B6B"/>
    <w:rsid w:val="00274106"/>
    <w:rsid w:val="00274703"/>
    <w:rsid w:val="0027499E"/>
    <w:rsid w:val="00274A9E"/>
    <w:rsid w:val="00274D5A"/>
    <w:rsid w:val="002753C4"/>
    <w:rsid w:val="002754C0"/>
    <w:rsid w:val="002754D9"/>
    <w:rsid w:val="002754E6"/>
    <w:rsid w:val="002754FB"/>
    <w:rsid w:val="00275660"/>
    <w:rsid w:val="00275854"/>
    <w:rsid w:val="00275C64"/>
    <w:rsid w:val="00275E72"/>
    <w:rsid w:val="002761FA"/>
    <w:rsid w:val="002765C3"/>
    <w:rsid w:val="00276918"/>
    <w:rsid w:val="00277892"/>
    <w:rsid w:val="002778E1"/>
    <w:rsid w:val="002779EF"/>
    <w:rsid w:val="00277A2E"/>
    <w:rsid w:val="00277C29"/>
    <w:rsid w:val="00277EA6"/>
    <w:rsid w:val="00280107"/>
    <w:rsid w:val="0028026D"/>
    <w:rsid w:val="0028037B"/>
    <w:rsid w:val="002804E4"/>
    <w:rsid w:val="00280561"/>
    <w:rsid w:val="002806EA"/>
    <w:rsid w:val="0028071B"/>
    <w:rsid w:val="00280BF8"/>
    <w:rsid w:val="0028121A"/>
    <w:rsid w:val="00281222"/>
    <w:rsid w:val="0028138A"/>
    <w:rsid w:val="002813B8"/>
    <w:rsid w:val="00282354"/>
    <w:rsid w:val="00282910"/>
    <w:rsid w:val="00282A95"/>
    <w:rsid w:val="00282D26"/>
    <w:rsid w:val="00282E39"/>
    <w:rsid w:val="00282E40"/>
    <w:rsid w:val="00282F51"/>
    <w:rsid w:val="002832AE"/>
    <w:rsid w:val="002832DC"/>
    <w:rsid w:val="002838C4"/>
    <w:rsid w:val="00283F2B"/>
    <w:rsid w:val="00284498"/>
    <w:rsid w:val="002844D0"/>
    <w:rsid w:val="00284DE7"/>
    <w:rsid w:val="0028551F"/>
    <w:rsid w:val="002856E5"/>
    <w:rsid w:val="00285700"/>
    <w:rsid w:val="00285845"/>
    <w:rsid w:val="00286453"/>
    <w:rsid w:val="00286A80"/>
    <w:rsid w:val="00286CCD"/>
    <w:rsid w:val="00286EEE"/>
    <w:rsid w:val="002870F4"/>
    <w:rsid w:val="002872F4"/>
    <w:rsid w:val="00287449"/>
    <w:rsid w:val="0028784D"/>
    <w:rsid w:val="00287910"/>
    <w:rsid w:val="00287E38"/>
    <w:rsid w:val="00290120"/>
    <w:rsid w:val="0029016D"/>
    <w:rsid w:val="0029017F"/>
    <w:rsid w:val="00290196"/>
    <w:rsid w:val="00290A20"/>
    <w:rsid w:val="00290B62"/>
    <w:rsid w:val="00290E5B"/>
    <w:rsid w:val="00290F28"/>
    <w:rsid w:val="00290F96"/>
    <w:rsid w:val="0029115F"/>
    <w:rsid w:val="00291428"/>
    <w:rsid w:val="002914F8"/>
    <w:rsid w:val="002916B3"/>
    <w:rsid w:val="00291759"/>
    <w:rsid w:val="002917E7"/>
    <w:rsid w:val="0029189B"/>
    <w:rsid w:val="00291984"/>
    <w:rsid w:val="00291C0F"/>
    <w:rsid w:val="00291C1D"/>
    <w:rsid w:val="00291F59"/>
    <w:rsid w:val="00292884"/>
    <w:rsid w:val="00292C36"/>
    <w:rsid w:val="0029321A"/>
    <w:rsid w:val="00293305"/>
    <w:rsid w:val="002934C6"/>
    <w:rsid w:val="002934DE"/>
    <w:rsid w:val="002939B0"/>
    <w:rsid w:val="00293BFD"/>
    <w:rsid w:val="00293C91"/>
    <w:rsid w:val="00293F2D"/>
    <w:rsid w:val="00294537"/>
    <w:rsid w:val="00294F5B"/>
    <w:rsid w:val="00295074"/>
    <w:rsid w:val="002951E0"/>
    <w:rsid w:val="002953FA"/>
    <w:rsid w:val="0029551F"/>
    <w:rsid w:val="00295618"/>
    <w:rsid w:val="002960C1"/>
    <w:rsid w:val="0029616D"/>
    <w:rsid w:val="002962CE"/>
    <w:rsid w:val="00296690"/>
    <w:rsid w:val="0029681C"/>
    <w:rsid w:val="002968AC"/>
    <w:rsid w:val="00296976"/>
    <w:rsid w:val="00296DCF"/>
    <w:rsid w:val="00296E4A"/>
    <w:rsid w:val="0029726E"/>
    <w:rsid w:val="002973DB"/>
    <w:rsid w:val="00297722"/>
    <w:rsid w:val="002977C2"/>
    <w:rsid w:val="00297B30"/>
    <w:rsid w:val="00297BD0"/>
    <w:rsid w:val="00297E58"/>
    <w:rsid w:val="00297F8D"/>
    <w:rsid w:val="0029AC8A"/>
    <w:rsid w:val="002A01FB"/>
    <w:rsid w:val="002A0364"/>
    <w:rsid w:val="002A05FC"/>
    <w:rsid w:val="002A0B4B"/>
    <w:rsid w:val="002A0DD7"/>
    <w:rsid w:val="002A0E9B"/>
    <w:rsid w:val="002A0F38"/>
    <w:rsid w:val="002A11C3"/>
    <w:rsid w:val="002A1319"/>
    <w:rsid w:val="002A14EB"/>
    <w:rsid w:val="002A15CF"/>
    <w:rsid w:val="002A16A7"/>
    <w:rsid w:val="002A1F1F"/>
    <w:rsid w:val="002A1FA9"/>
    <w:rsid w:val="002A2275"/>
    <w:rsid w:val="002A233B"/>
    <w:rsid w:val="002A2344"/>
    <w:rsid w:val="002A24DF"/>
    <w:rsid w:val="002A260D"/>
    <w:rsid w:val="002A26BB"/>
    <w:rsid w:val="002A2701"/>
    <w:rsid w:val="002A2812"/>
    <w:rsid w:val="002A286D"/>
    <w:rsid w:val="002A2B98"/>
    <w:rsid w:val="002A2C02"/>
    <w:rsid w:val="002A2D35"/>
    <w:rsid w:val="002A311C"/>
    <w:rsid w:val="002A3144"/>
    <w:rsid w:val="002A33B4"/>
    <w:rsid w:val="002A35BD"/>
    <w:rsid w:val="002A387B"/>
    <w:rsid w:val="002A38E4"/>
    <w:rsid w:val="002A3903"/>
    <w:rsid w:val="002A3CBD"/>
    <w:rsid w:val="002A3D75"/>
    <w:rsid w:val="002A40B3"/>
    <w:rsid w:val="002A413D"/>
    <w:rsid w:val="002A4157"/>
    <w:rsid w:val="002A42D8"/>
    <w:rsid w:val="002A4532"/>
    <w:rsid w:val="002A4D6E"/>
    <w:rsid w:val="002A4E83"/>
    <w:rsid w:val="002A532A"/>
    <w:rsid w:val="002A532E"/>
    <w:rsid w:val="002A545B"/>
    <w:rsid w:val="002A566C"/>
    <w:rsid w:val="002A5729"/>
    <w:rsid w:val="002A58DC"/>
    <w:rsid w:val="002A5CB9"/>
    <w:rsid w:val="002A65F9"/>
    <w:rsid w:val="002A670D"/>
    <w:rsid w:val="002A6889"/>
    <w:rsid w:val="002A6896"/>
    <w:rsid w:val="002A6C78"/>
    <w:rsid w:val="002A6D91"/>
    <w:rsid w:val="002A6E7E"/>
    <w:rsid w:val="002A7183"/>
    <w:rsid w:val="002A75E2"/>
    <w:rsid w:val="002A75F6"/>
    <w:rsid w:val="002A7C62"/>
    <w:rsid w:val="002A7E97"/>
    <w:rsid w:val="002A7F5A"/>
    <w:rsid w:val="002B0091"/>
    <w:rsid w:val="002B0257"/>
    <w:rsid w:val="002B02F1"/>
    <w:rsid w:val="002B04DB"/>
    <w:rsid w:val="002B0C15"/>
    <w:rsid w:val="002B0E64"/>
    <w:rsid w:val="002B10D0"/>
    <w:rsid w:val="002B1205"/>
    <w:rsid w:val="002B1276"/>
    <w:rsid w:val="002B1317"/>
    <w:rsid w:val="002B1540"/>
    <w:rsid w:val="002B171B"/>
    <w:rsid w:val="002B1EC8"/>
    <w:rsid w:val="002B1F20"/>
    <w:rsid w:val="002B1F4A"/>
    <w:rsid w:val="002B24D0"/>
    <w:rsid w:val="002B25C8"/>
    <w:rsid w:val="002B28A7"/>
    <w:rsid w:val="002B2991"/>
    <w:rsid w:val="002B2AA0"/>
    <w:rsid w:val="002B2B7D"/>
    <w:rsid w:val="002B2D64"/>
    <w:rsid w:val="002B2D8B"/>
    <w:rsid w:val="002B3227"/>
    <w:rsid w:val="002B3584"/>
    <w:rsid w:val="002B3782"/>
    <w:rsid w:val="002B37AA"/>
    <w:rsid w:val="002B37F8"/>
    <w:rsid w:val="002B3C4E"/>
    <w:rsid w:val="002B3E43"/>
    <w:rsid w:val="002B409C"/>
    <w:rsid w:val="002B44EE"/>
    <w:rsid w:val="002B476C"/>
    <w:rsid w:val="002B48BC"/>
    <w:rsid w:val="002B4A1C"/>
    <w:rsid w:val="002B4B4F"/>
    <w:rsid w:val="002B53F1"/>
    <w:rsid w:val="002B59DC"/>
    <w:rsid w:val="002B602A"/>
    <w:rsid w:val="002B61AD"/>
    <w:rsid w:val="002B629C"/>
    <w:rsid w:val="002B636E"/>
    <w:rsid w:val="002B6636"/>
    <w:rsid w:val="002B69A1"/>
    <w:rsid w:val="002B6D1E"/>
    <w:rsid w:val="002B6F1D"/>
    <w:rsid w:val="002B7408"/>
    <w:rsid w:val="002B77DD"/>
    <w:rsid w:val="002B784E"/>
    <w:rsid w:val="002C0321"/>
    <w:rsid w:val="002C08E9"/>
    <w:rsid w:val="002C0F53"/>
    <w:rsid w:val="002C0FD0"/>
    <w:rsid w:val="002C153E"/>
    <w:rsid w:val="002C1C7B"/>
    <w:rsid w:val="002C20F2"/>
    <w:rsid w:val="002C2504"/>
    <w:rsid w:val="002C2C33"/>
    <w:rsid w:val="002C3832"/>
    <w:rsid w:val="002C3C56"/>
    <w:rsid w:val="002C3DEA"/>
    <w:rsid w:val="002C3EB8"/>
    <w:rsid w:val="002C44D5"/>
    <w:rsid w:val="002C451C"/>
    <w:rsid w:val="002C4722"/>
    <w:rsid w:val="002C47E1"/>
    <w:rsid w:val="002C496E"/>
    <w:rsid w:val="002C4C2F"/>
    <w:rsid w:val="002C4CF6"/>
    <w:rsid w:val="002C50C9"/>
    <w:rsid w:val="002C538A"/>
    <w:rsid w:val="002C5797"/>
    <w:rsid w:val="002C5E23"/>
    <w:rsid w:val="002C6169"/>
    <w:rsid w:val="002C61B7"/>
    <w:rsid w:val="002C65A8"/>
    <w:rsid w:val="002C67B8"/>
    <w:rsid w:val="002C6C99"/>
    <w:rsid w:val="002C6EEF"/>
    <w:rsid w:val="002C746D"/>
    <w:rsid w:val="002C74DB"/>
    <w:rsid w:val="002C75F5"/>
    <w:rsid w:val="002C765A"/>
    <w:rsid w:val="002C7C89"/>
    <w:rsid w:val="002C7CD3"/>
    <w:rsid w:val="002D0237"/>
    <w:rsid w:val="002D0344"/>
    <w:rsid w:val="002D0358"/>
    <w:rsid w:val="002D0453"/>
    <w:rsid w:val="002D048C"/>
    <w:rsid w:val="002D0E3E"/>
    <w:rsid w:val="002D1167"/>
    <w:rsid w:val="002D1423"/>
    <w:rsid w:val="002D1716"/>
    <w:rsid w:val="002D174B"/>
    <w:rsid w:val="002D1CAC"/>
    <w:rsid w:val="002D1FF8"/>
    <w:rsid w:val="002D236B"/>
    <w:rsid w:val="002D26FC"/>
    <w:rsid w:val="002D282F"/>
    <w:rsid w:val="002D28EA"/>
    <w:rsid w:val="002D2B97"/>
    <w:rsid w:val="002D2BBA"/>
    <w:rsid w:val="002D2E63"/>
    <w:rsid w:val="002D2E6A"/>
    <w:rsid w:val="002D343B"/>
    <w:rsid w:val="002D34CF"/>
    <w:rsid w:val="002D3605"/>
    <w:rsid w:val="002D3638"/>
    <w:rsid w:val="002D3710"/>
    <w:rsid w:val="002D385B"/>
    <w:rsid w:val="002D409A"/>
    <w:rsid w:val="002D41DB"/>
    <w:rsid w:val="002D4259"/>
    <w:rsid w:val="002D4357"/>
    <w:rsid w:val="002D4541"/>
    <w:rsid w:val="002D45F5"/>
    <w:rsid w:val="002D4647"/>
    <w:rsid w:val="002D4809"/>
    <w:rsid w:val="002D4F2C"/>
    <w:rsid w:val="002D509C"/>
    <w:rsid w:val="002D51F3"/>
    <w:rsid w:val="002D5412"/>
    <w:rsid w:val="002D54B0"/>
    <w:rsid w:val="002D56E6"/>
    <w:rsid w:val="002D570C"/>
    <w:rsid w:val="002D584F"/>
    <w:rsid w:val="002D592D"/>
    <w:rsid w:val="002D596C"/>
    <w:rsid w:val="002D5ED9"/>
    <w:rsid w:val="002D62BA"/>
    <w:rsid w:val="002D65D9"/>
    <w:rsid w:val="002D65EC"/>
    <w:rsid w:val="002D65F2"/>
    <w:rsid w:val="002D67B7"/>
    <w:rsid w:val="002D67ED"/>
    <w:rsid w:val="002D6CD0"/>
    <w:rsid w:val="002D6F2A"/>
    <w:rsid w:val="002D70BA"/>
    <w:rsid w:val="002D73D5"/>
    <w:rsid w:val="002D7472"/>
    <w:rsid w:val="002D74F7"/>
    <w:rsid w:val="002D7660"/>
    <w:rsid w:val="002D7B63"/>
    <w:rsid w:val="002D7BBE"/>
    <w:rsid w:val="002D7CD0"/>
    <w:rsid w:val="002D7D30"/>
    <w:rsid w:val="002D7F53"/>
    <w:rsid w:val="002D7F7B"/>
    <w:rsid w:val="002E00FD"/>
    <w:rsid w:val="002E0362"/>
    <w:rsid w:val="002E0476"/>
    <w:rsid w:val="002E05FD"/>
    <w:rsid w:val="002E06BF"/>
    <w:rsid w:val="002E070C"/>
    <w:rsid w:val="002E0B58"/>
    <w:rsid w:val="002E0C22"/>
    <w:rsid w:val="002E0C8C"/>
    <w:rsid w:val="002E0DE0"/>
    <w:rsid w:val="002E0ED0"/>
    <w:rsid w:val="002E1093"/>
    <w:rsid w:val="002E131F"/>
    <w:rsid w:val="002E1565"/>
    <w:rsid w:val="002E157C"/>
    <w:rsid w:val="002E158F"/>
    <w:rsid w:val="002E19E8"/>
    <w:rsid w:val="002E1BC1"/>
    <w:rsid w:val="002E1D5D"/>
    <w:rsid w:val="002E2620"/>
    <w:rsid w:val="002E26D5"/>
    <w:rsid w:val="002E27D7"/>
    <w:rsid w:val="002E2D1B"/>
    <w:rsid w:val="002E3226"/>
    <w:rsid w:val="002E3257"/>
    <w:rsid w:val="002E3631"/>
    <w:rsid w:val="002E37AB"/>
    <w:rsid w:val="002E3A01"/>
    <w:rsid w:val="002E3B57"/>
    <w:rsid w:val="002E3CC6"/>
    <w:rsid w:val="002E414F"/>
    <w:rsid w:val="002E41CE"/>
    <w:rsid w:val="002E43FF"/>
    <w:rsid w:val="002E446E"/>
    <w:rsid w:val="002E452E"/>
    <w:rsid w:val="002E49E4"/>
    <w:rsid w:val="002E4C02"/>
    <w:rsid w:val="002E4CBC"/>
    <w:rsid w:val="002E50AC"/>
    <w:rsid w:val="002E50B1"/>
    <w:rsid w:val="002E516C"/>
    <w:rsid w:val="002E56C9"/>
    <w:rsid w:val="002E58A0"/>
    <w:rsid w:val="002E58D4"/>
    <w:rsid w:val="002E5958"/>
    <w:rsid w:val="002E5F8D"/>
    <w:rsid w:val="002E6165"/>
    <w:rsid w:val="002E6218"/>
    <w:rsid w:val="002E6363"/>
    <w:rsid w:val="002E650A"/>
    <w:rsid w:val="002E65CC"/>
    <w:rsid w:val="002E65DC"/>
    <w:rsid w:val="002E66AB"/>
    <w:rsid w:val="002E6743"/>
    <w:rsid w:val="002E6803"/>
    <w:rsid w:val="002E683E"/>
    <w:rsid w:val="002E6EE9"/>
    <w:rsid w:val="002E702C"/>
    <w:rsid w:val="002E774C"/>
    <w:rsid w:val="002E7906"/>
    <w:rsid w:val="002E7935"/>
    <w:rsid w:val="002E7BE4"/>
    <w:rsid w:val="002E7C8C"/>
    <w:rsid w:val="002E7E74"/>
    <w:rsid w:val="002F018D"/>
    <w:rsid w:val="002F03ED"/>
    <w:rsid w:val="002F0687"/>
    <w:rsid w:val="002F0850"/>
    <w:rsid w:val="002F091F"/>
    <w:rsid w:val="002F092B"/>
    <w:rsid w:val="002F0C89"/>
    <w:rsid w:val="002F0CC9"/>
    <w:rsid w:val="002F0E2A"/>
    <w:rsid w:val="002F1335"/>
    <w:rsid w:val="002F1405"/>
    <w:rsid w:val="002F1422"/>
    <w:rsid w:val="002F1C8E"/>
    <w:rsid w:val="002F1FDE"/>
    <w:rsid w:val="002F209E"/>
    <w:rsid w:val="002F2308"/>
    <w:rsid w:val="002F2516"/>
    <w:rsid w:val="002F2933"/>
    <w:rsid w:val="002F2981"/>
    <w:rsid w:val="002F2AED"/>
    <w:rsid w:val="002F2DA8"/>
    <w:rsid w:val="002F2FF5"/>
    <w:rsid w:val="002F3155"/>
    <w:rsid w:val="002F36DD"/>
    <w:rsid w:val="002F3CB2"/>
    <w:rsid w:val="002F3F12"/>
    <w:rsid w:val="002F4027"/>
    <w:rsid w:val="002F4347"/>
    <w:rsid w:val="002F451C"/>
    <w:rsid w:val="002F4C6E"/>
    <w:rsid w:val="002F504B"/>
    <w:rsid w:val="002F5080"/>
    <w:rsid w:val="002F546F"/>
    <w:rsid w:val="002F56FD"/>
    <w:rsid w:val="002F5BC1"/>
    <w:rsid w:val="002F5EAA"/>
    <w:rsid w:val="002F60F1"/>
    <w:rsid w:val="002F61D4"/>
    <w:rsid w:val="002F6343"/>
    <w:rsid w:val="002F6609"/>
    <w:rsid w:val="002F66C5"/>
    <w:rsid w:val="002F6BFE"/>
    <w:rsid w:val="002F6CEA"/>
    <w:rsid w:val="002F6E76"/>
    <w:rsid w:val="002F7287"/>
    <w:rsid w:val="002F72F0"/>
    <w:rsid w:val="002F7720"/>
    <w:rsid w:val="002F77C7"/>
    <w:rsid w:val="002F7801"/>
    <w:rsid w:val="002F7B93"/>
    <w:rsid w:val="002F7D62"/>
    <w:rsid w:val="002F7E7C"/>
    <w:rsid w:val="0030028C"/>
    <w:rsid w:val="00300357"/>
    <w:rsid w:val="003004DF"/>
    <w:rsid w:val="00300506"/>
    <w:rsid w:val="003009B2"/>
    <w:rsid w:val="00300CCB"/>
    <w:rsid w:val="00300EF0"/>
    <w:rsid w:val="0030124E"/>
    <w:rsid w:val="00301322"/>
    <w:rsid w:val="00301693"/>
    <w:rsid w:val="00301828"/>
    <w:rsid w:val="0030193A"/>
    <w:rsid w:val="00301C0B"/>
    <w:rsid w:val="00301C71"/>
    <w:rsid w:val="00302124"/>
    <w:rsid w:val="0030221F"/>
    <w:rsid w:val="0030234C"/>
    <w:rsid w:val="00302413"/>
    <w:rsid w:val="0030245C"/>
    <w:rsid w:val="003029D3"/>
    <w:rsid w:val="00302BDA"/>
    <w:rsid w:val="00302D04"/>
    <w:rsid w:val="00303227"/>
    <w:rsid w:val="00303327"/>
    <w:rsid w:val="003033AF"/>
    <w:rsid w:val="00303669"/>
    <w:rsid w:val="0030394F"/>
    <w:rsid w:val="00303A64"/>
    <w:rsid w:val="00303AA6"/>
    <w:rsid w:val="00303AEF"/>
    <w:rsid w:val="00303B55"/>
    <w:rsid w:val="003040B0"/>
    <w:rsid w:val="003043FE"/>
    <w:rsid w:val="00304800"/>
    <w:rsid w:val="0030493E"/>
    <w:rsid w:val="003049E0"/>
    <w:rsid w:val="00304E3C"/>
    <w:rsid w:val="00305017"/>
    <w:rsid w:val="00305071"/>
    <w:rsid w:val="003051DC"/>
    <w:rsid w:val="003051F9"/>
    <w:rsid w:val="0030558A"/>
    <w:rsid w:val="00305730"/>
    <w:rsid w:val="00305849"/>
    <w:rsid w:val="00305891"/>
    <w:rsid w:val="00305D66"/>
    <w:rsid w:val="00306335"/>
    <w:rsid w:val="00306C64"/>
    <w:rsid w:val="00306CE2"/>
    <w:rsid w:val="00306F23"/>
    <w:rsid w:val="00307032"/>
    <w:rsid w:val="00307588"/>
    <w:rsid w:val="00307960"/>
    <w:rsid w:val="00307996"/>
    <w:rsid w:val="00307EE8"/>
    <w:rsid w:val="00310350"/>
    <w:rsid w:val="0031044F"/>
    <w:rsid w:val="00310992"/>
    <w:rsid w:val="00310A97"/>
    <w:rsid w:val="00310B42"/>
    <w:rsid w:val="00311078"/>
    <w:rsid w:val="003110A8"/>
    <w:rsid w:val="003119DD"/>
    <w:rsid w:val="00311C07"/>
    <w:rsid w:val="00311CB1"/>
    <w:rsid w:val="00311CBB"/>
    <w:rsid w:val="00311EE9"/>
    <w:rsid w:val="00312211"/>
    <w:rsid w:val="0031248A"/>
    <w:rsid w:val="003126B5"/>
    <w:rsid w:val="003128F3"/>
    <w:rsid w:val="003134B7"/>
    <w:rsid w:val="00313526"/>
    <w:rsid w:val="00313649"/>
    <w:rsid w:val="00313726"/>
    <w:rsid w:val="0031394B"/>
    <w:rsid w:val="003139F3"/>
    <w:rsid w:val="00313C00"/>
    <w:rsid w:val="00313D69"/>
    <w:rsid w:val="00313E2C"/>
    <w:rsid w:val="00313F6D"/>
    <w:rsid w:val="003140B9"/>
    <w:rsid w:val="0031484E"/>
    <w:rsid w:val="00314D6A"/>
    <w:rsid w:val="003150F9"/>
    <w:rsid w:val="003151C0"/>
    <w:rsid w:val="00315728"/>
    <w:rsid w:val="0031684D"/>
    <w:rsid w:val="00316E43"/>
    <w:rsid w:val="00317194"/>
    <w:rsid w:val="003171BD"/>
    <w:rsid w:val="003172B0"/>
    <w:rsid w:val="003176F5"/>
    <w:rsid w:val="003176FE"/>
    <w:rsid w:val="00317777"/>
    <w:rsid w:val="003178B6"/>
    <w:rsid w:val="0031EC3A"/>
    <w:rsid w:val="003203B5"/>
    <w:rsid w:val="00320426"/>
    <w:rsid w:val="0032048B"/>
    <w:rsid w:val="0032072B"/>
    <w:rsid w:val="00320BAA"/>
    <w:rsid w:val="00320D1B"/>
    <w:rsid w:val="00320E81"/>
    <w:rsid w:val="00320EC3"/>
    <w:rsid w:val="00320FE5"/>
    <w:rsid w:val="003211B9"/>
    <w:rsid w:val="003215E5"/>
    <w:rsid w:val="0032184D"/>
    <w:rsid w:val="00321899"/>
    <w:rsid w:val="00322002"/>
    <w:rsid w:val="00322320"/>
    <w:rsid w:val="0032249E"/>
    <w:rsid w:val="00322539"/>
    <w:rsid w:val="003229AB"/>
    <w:rsid w:val="00322E05"/>
    <w:rsid w:val="00322EAC"/>
    <w:rsid w:val="00322F41"/>
    <w:rsid w:val="00322F93"/>
    <w:rsid w:val="00323103"/>
    <w:rsid w:val="0032340E"/>
    <w:rsid w:val="003237D2"/>
    <w:rsid w:val="00323900"/>
    <w:rsid w:val="00323B68"/>
    <w:rsid w:val="00323CB3"/>
    <w:rsid w:val="00323F9B"/>
    <w:rsid w:val="00323FC8"/>
    <w:rsid w:val="00323FD5"/>
    <w:rsid w:val="003240FF"/>
    <w:rsid w:val="003241D0"/>
    <w:rsid w:val="00324512"/>
    <w:rsid w:val="00324AEF"/>
    <w:rsid w:val="00324B11"/>
    <w:rsid w:val="00324F09"/>
    <w:rsid w:val="00325084"/>
    <w:rsid w:val="003252D2"/>
    <w:rsid w:val="003254D6"/>
    <w:rsid w:val="003256CF"/>
    <w:rsid w:val="00325903"/>
    <w:rsid w:val="00325C47"/>
    <w:rsid w:val="00325CE4"/>
    <w:rsid w:val="00325CF9"/>
    <w:rsid w:val="00325D76"/>
    <w:rsid w:val="00325D99"/>
    <w:rsid w:val="00325FF8"/>
    <w:rsid w:val="00326074"/>
    <w:rsid w:val="003266F6"/>
    <w:rsid w:val="00326B00"/>
    <w:rsid w:val="00326CEE"/>
    <w:rsid w:val="0032710C"/>
    <w:rsid w:val="0032715F"/>
    <w:rsid w:val="00327190"/>
    <w:rsid w:val="00327274"/>
    <w:rsid w:val="003278D6"/>
    <w:rsid w:val="003279DA"/>
    <w:rsid w:val="00327A92"/>
    <w:rsid w:val="00330206"/>
    <w:rsid w:val="003304B5"/>
    <w:rsid w:val="00330919"/>
    <w:rsid w:val="00330A00"/>
    <w:rsid w:val="00330D5D"/>
    <w:rsid w:val="00330E06"/>
    <w:rsid w:val="0033108E"/>
    <w:rsid w:val="003313F9"/>
    <w:rsid w:val="00331509"/>
    <w:rsid w:val="00331818"/>
    <w:rsid w:val="0033198E"/>
    <w:rsid w:val="00331AD0"/>
    <w:rsid w:val="00331D9D"/>
    <w:rsid w:val="003320C6"/>
    <w:rsid w:val="00332444"/>
    <w:rsid w:val="00332B37"/>
    <w:rsid w:val="0033343C"/>
    <w:rsid w:val="0033362A"/>
    <w:rsid w:val="003337ED"/>
    <w:rsid w:val="00333CFC"/>
    <w:rsid w:val="00333E1D"/>
    <w:rsid w:val="00333E5C"/>
    <w:rsid w:val="00333E92"/>
    <w:rsid w:val="0033401D"/>
    <w:rsid w:val="003340C1"/>
    <w:rsid w:val="00334180"/>
    <w:rsid w:val="00334301"/>
    <w:rsid w:val="00334332"/>
    <w:rsid w:val="00334781"/>
    <w:rsid w:val="00334AB4"/>
    <w:rsid w:val="0033502D"/>
    <w:rsid w:val="00335267"/>
    <w:rsid w:val="0033531F"/>
    <w:rsid w:val="00335396"/>
    <w:rsid w:val="003354F8"/>
    <w:rsid w:val="00335561"/>
    <w:rsid w:val="00335772"/>
    <w:rsid w:val="00335BF7"/>
    <w:rsid w:val="00335FE4"/>
    <w:rsid w:val="00336364"/>
    <w:rsid w:val="003363DA"/>
    <w:rsid w:val="0033640B"/>
    <w:rsid w:val="00336802"/>
    <w:rsid w:val="00336873"/>
    <w:rsid w:val="00336CDF"/>
    <w:rsid w:val="00336E42"/>
    <w:rsid w:val="003370D5"/>
    <w:rsid w:val="003371A7"/>
    <w:rsid w:val="003373FE"/>
    <w:rsid w:val="00337852"/>
    <w:rsid w:val="00337922"/>
    <w:rsid w:val="003379A1"/>
    <w:rsid w:val="00337B3F"/>
    <w:rsid w:val="003400C6"/>
    <w:rsid w:val="003405FC"/>
    <w:rsid w:val="00340655"/>
    <w:rsid w:val="0034084B"/>
    <w:rsid w:val="00340BB9"/>
    <w:rsid w:val="00340EDA"/>
    <w:rsid w:val="00340FE2"/>
    <w:rsid w:val="003410D9"/>
    <w:rsid w:val="003411A0"/>
    <w:rsid w:val="0034155E"/>
    <w:rsid w:val="003417E0"/>
    <w:rsid w:val="00341AF9"/>
    <w:rsid w:val="00341B18"/>
    <w:rsid w:val="00341C44"/>
    <w:rsid w:val="00341DAD"/>
    <w:rsid w:val="00341E67"/>
    <w:rsid w:val="00341F3D"/>
    <w:rsid w:val="003422EC"/>
    <w:rsid w:val="00342400"/>
    <w:rsid w:val="0034252E"/>
    <w:rsid w:val="00342759"/>
    <w:rsid w:val="003427AE"/>
    <w:rsid w:val="00342B66"/>
    <w:rsid w:val="00342BAB"/>
    <w:rsid w:val="00342F0F"/>
    <w:rsid w:val="00342F73"/>
    <w:rsid w:val="003434CB"/>
    <w:rsid w:val="0034362E"/>
    <w:rsid w:val="00343636"/>
    <w:rsid w:val="00343694"/>
    <w:rsid w:val="003439F5"/>
    <w:rsid w:val="00343A61"/>
    <w:rsid w:val="00343A6D"/>
    <w:rsid w:val="00343B45"/>
    <w:rsid w:val="003440A5"/>
    <w:rsid w:val="0034420B"/>
    <w:rsid w:val="00344212"/>
    <w:rsid w:val="00344521"/>
    <w:rsid w:val="0034454C"/>
    <w:rsid w:val="0034489F"/>
    <w:rsid w:val="003448EB"/>
    <w:rsid w:val="00344A06"/>
    <w:rsid w:val="00344A08"/>
    <w:rsid w:val="00344A0B"/>
    <w:rsid w:val="00344FF4"/>
    <w:rsid w:val="0034509C"/>
    <w:rsid w:val="003452F2"/>
    <w:rsid w:val="00345405"/>
    <w:rsid w:val="00345490"/>
    <w:rsid w:val="00345A40"/>
    <w:rsid w:val="00345A64"/>
    <w:rsid w:val="00345B4E"/>
    <w:rsid w:val="00345B5F"/>
    <w:rsid w:val="00345E66"/>
    <w:rsid w:val="00345E84"/>
    <w:rsid w:val="003460BC"/>
    <w:rsid w:val="003461D6"/>
    <w:rsid w:val="00346218"/>
    <w:rsid w:val="00346392"/>
    <w:rsid w:val="00346716"/>
    <w:rsid w:val="00346C49"/>
    <w:rsid w:val="00346F8C"/>
    <w:rsid w:val="00347006"/>
    <w:rsid w:val="00347086"/>
    <w:rsid w:val="003472C9"/>
    <w:rsid w:val="00347481"/>
    <w:rsid w:val="003475A2"/>
    <w:rsid w:val="0034767F"/>
    <w:rsid w:val="00347CEF"/>
    <w:rsid w:val="003500CB"/>
    <w:rsid w:val="003503C8"/>
    <w:rsid w:val="003504A9"/>
    <w:rsid w:val="0035050E"/>
    <w:rsid w:val="003505B7"/>
    <w:rsid w:val="003507C2"/>
    <w:rsid w:val="00350839"/>
    <w:rsid w:val="00350982"/>
    <w:rsid w:val="003509B4"/>
    <w:rsid w:val="00350B13"/>
    <w:rsid w:val="00350B3A"/>
    <w:rsid w:val="00350D46"/>
    <w:rsid w:val="00350EA1"/>
    <w:rsid w:val="00351AB2"/>
    <w:rsid w:val="00351B02"/>
    <w:rsid w:val="00351B22"/>
    <w:rsid w:val="00351C28"/>
    <w:rsid w:val="00352456"/>
    <w:rsid w:val="00352459"/>
    <w:rsid w:val="003526B6"/>
    <w:rsid w:val="0035274D"/>
    <w:rsid w:val="003534CB"/>
    <w:rsid w:val="003536B7"/>
    <w:rsid w:val="00353BC7"/>
    <w:rsid w:val="00353D63"/>
    <w:rsid w:val="00353E18"/>
    <w:rsid w:val="00354211"/>
    <w:rsid w:val="003542B0"/>
    <w:rsid w:val="00354331"/>
    <w:rsid w:val="003543C5"/>
    <w:rsid w:val="003546B6"/>
    <w:rsid w:val="00354703"/>
    <w:rsid w:val="00354A65"/>
    <w:rsid w:val="00354C12"/>
    <w:rsid w:val="00354F0B"/>
    <w:rsid w:val="00354FAA"/>
    <w:rsid w:val="00355050"/>
    <w:rsid w:val="003556A0"/>
    <w:rsid w:val="003557E0"/>
    <w:rsid w:val="0035584F"/>
    <w:rsid w:val="0035602B"/>
    <w:rsid w:val="003560D1"/>
    <w:rsid w:val="003562F9"/>
    <w:rsid w:val="00356319"/>
    <w:rsid w:val="00356462"/>
    <w:rsid w:val="0035655D"/>
    <w:rsid w:val="003565DB"/>
    <w:rsid w:val="00356D81"/>
    <w:rsid w:val="00356FA4"/>
    <w:rsid w:val="003570E8"/>
    <w:rsid w:val="00357207"/>
    <w:rsid w:val="00357310"/>
    <w:rsid w:val="00357595"/>
    <w:rsid w:val="00357818"/>
    <w:rsid w:val="003579E2"/>
    <w:rsid w:val="003602D5"/>
    <w:rsid w:val="003602D9"/>
    <w:rsid w:val="00360739"/>
    <w:rsid w:val="00360D9A"/>
    <w:rsid w:val="00360F0B"/>
    <w:rsid w:val="00361602"/>
    <w:rsid w:val="0036191C"/>
    <w:rsid w:val="00361B20"/>
    <w:rsid w:val="00362253"/>
    <w:rsid w:val="00362539"/>
    <w:rsid w:val="00362983"/>
    <w:rsid w:val="00362A75"/>
    <w:rsid w:val="00362CC0"/>
    <w:rsid w:val="00362D61"/>
    <w:rsid w:val="00363084"/>
    <w:rsid w:val="0036308C"/>
    <w:rsid w:val="003630CC"/>
    <w:rsid w:val="003632F8"/>
    <w:rsid w:val="003634E6"/>
    <w:rsid w:val="00363C63"/>
    <w:rsid w:val="00363D34"/>
    <w:rsid w:val="00363EAB"/>
    <w:rsid w:val="00364258"/>
    <w:rsid w:val="003642A8"/>
    <w:rsid w:val="0036440C"/>
    <w:rsid w:val="003644B0"/>
    <w:rsid w:val="003646B5"/>
    <w:rsid w:val="0036487A"/>
    <w:rsid w:val="00364938"/>
    <w:rsid w:val="003649B9"/>
    <w:rsid w:val="00364C72"/>
    <w:rsid w:val="00364DA8"/>
    <w:rsid w:val="00364DD1"/>
    <w:rsid w:val="00364DDC"/>
    <w:rsid w:val="00365781"/>
    <w:rsid w:val="00365948"/>
    <w:rsid w:val="00365ACC"/>
    <w:rsid w:val="00365BE8"/>
    <w:rsid w:val="00365F24"/>
    <w:rsid w:val="0036623D"/>
    <w:rsid w:val="003669BB"/>
    <w:rsid w:val="00366CB7"/>
    <w:rsid w:val="00366CCB"/>
    <w:rsid w:val="00366E23"/>
    <w:rsid w:val="00367073"/>
    <w:rsid w:val="00367194"/>
    <w:rsid w:val="003673D2"/>
    <w:rsid w:val="00367B37"/>
    <w:rsid w:val="00370282"/>
    <w:rsid w:val="00370670"/>
    <w:rsid w:val="00370A92"/>
    <w:rsid w:val="00370C7B"/>
    <w:rsid w:val="00370E5C"/>
    <w:rsid w:val="00371224"/>
    <w:rsid w:val="0037137F"/>
    <w:rsid w:val="00371A99"/>
    <w:rsid w:val="00371CE3"/>
    <w:rsid w:val="00371D2A"/>
    <w:rsid w:val="00371DCD"/>
    <w:rsid w:val="00372450"/>
    <w:rsid w:val="003728AE"/>
    <w:rsid w:val="00372C67"/>
    <w:rsid w:val="00372FB4"/>
    <w:rsid w:val="00373054"/>
    <w:rsid w:val="003733DC"/>
    <w:rsid w:val="0037354E"/>
    <w:rsid w:val="0037360C"/>
    <w:rsid w:val="00373687"/>
    <w:rsid w:val="00373BFC"/>
    <w:rsid w:val="00373D80"/>
    <w:rsid w:val="00374218"/>
    <w:rsid w:val="0037466F"/>
    <w:rsid w:val="00374C97"/>
    <w:rsid w:val="00374CEB"/>
    <w:rsid w:val="00374D4A"/>
    <w:rsid w:val="00375299"/>
    <w:rsid w:val="00375380"/>
    <w:rsid w:val="00375440"/>
    <w:rsid w:val="0037556A"/>
    <w:rsid w:val="00375686"/>
    <w:rsid w:val="003756AC"/>
    <w:rsid w:val="003758AA"/>
    <w:rsid w:val="00375A61"/>
    <w:rsid w:val="00375D7C"/>
    <w:rsid w:val="00375E1A"/>
    <w:rsid w:val="00375FCA"/>
    <w:rsid w:val="00376013"/>
    <w:rsid w:val="003760F7"/>
    <w:rsid w:val="00376158"/>
    <w:rsid w:val="0037657D"/>
    <w:rsid w:val="003767A5"/>
    <w:rsid w:val="00376921"/>
    <w:rsid w:val="00376926"/>
    <w:rsid w:val="00376965"/>
    <w:rsid w:val="003769B6"/>
    <w:rsid w:val="00376A71"/>
    <w:rsid w:val="00376D17"/>
    <w:rsid w:val="00376DA2"/>
    <w:rsid w:val="003771B5"/>
    <w:rsid w:val="00377449"/>
    <w:rsid w:val="003774A9"/>
    <w:rsid w:val="003774F1"/>
    <w:rsid w:val="00377560"/>
    <w:rsid w:val="00377751"/>
    <w:rsid w:val="00377D82"/>
    <w:rsid w:val="00377E14"/>
    <w:rsid w:val="00380049"/>
    <w:rsid w:val="00380206"/>
    <w:rsid w:val="0038065C"/>
    <w:rsid w:val="0038073C"/>
    <w:rsid w:val="00380AF9"/>
    <w:rsid w:val="00380B41"/>
    <w:rsid w:val="00380BC9"/>
    <w:rsid w:val="00380C65"/>
    <w:rsid w:val="00380EF3"/>
    <w:rsid w:val="00380FBC"/>
    <w:rsid w:val="00380FE1"/>
    <w:rsid w:val="00381191"/>
    <w:rsid w:val="0038137E"/>
    <w:rsid w:val="00381438"/>
    <w:rsid w:val="003814F4"/>
    <w:rsid w:val="00381E4A"/>
    <w:rsid w:val="00381F68"/>
    <w:rsid w:val="00382066"/>
    <w:rsid w:val="0038206C"/>
    <w:rsid w:val="00382655"/>
    <w:rsid w:val="00382AE5"/>
    <w:rsid w:val="003830F7"/>
    <w:rsid w:val="00383503"/>
    <w:rsid w:val="00383BCE"/>
    <w:rsid w:val="00383C2F"/>
    <w:rsid w:val="00383C52"/>
    <w:rsid w:val="00383DAB"/>
    <w:rsid w:val="00383FB7"/>
    <w:rsid w:val="00384041"/>
    <w:rsid w:val="003843FD"/>
    <w:rsid w:val="00384650"/>
    <w:rsid w:val="00384762"/>
    <w:rsid w:val="00384797"/>
    <w:rsid w:val="00384886"/>
    <w:rsid w:val="00384B8F"/>
    <w:rsid w:val="00384E80"/>
    <w:rsid w:val="00385336"/>
    <w:rsid w:val="003853CC"/>
    <w:rsid w:val="0038559D"/>
    <w:rsid w:val="003855F2"/>
    <w:rsid w:val="003859C6"/>
    <w:rsid w:val="00385B52"/>
    <w:rsid w:val="00385C03"/>
    <w:rsid w:val="00385DB3"/>
    <w:rsid w:val="0038611D"/>
    <w:rsid w:val="0038656C"/>
    <w:rsid w:val="003865FC"/>
    <w:rsid w:val="00386632"/>
    <w:rsid w:val="003866FE"/>
    <w:rsid w:val="00386715"/>
    <w:rsid w:val="003867CB"/>
    <w:rsid w:val="003867DF"/>
    <w:rsid w:val="00386A73"/>
    <w:rsid w:val="00386E50"/>
    <w:rsid w:val="00387120"/>
    <w:rsid w:val="00387421"/>
    <w:rsid w:val="003875BC"/>
    <w:rsid w:val="00387686"/>
    <w:rsid w:val="00387BB9"/>
    <w:rsid w:val="00387DB2"/>
    <w:rsid w:val="00387DF3"/>
    <w:rsid w:val="00387E31"/>
    <w:rsid w:val="0039034B"/>
    <w:rsid w:val="00390406"/>
    <w:rsid w:val="0039041B"/>
    <w:rsid w:val="003905DC"/>
    <w:rsid w:val="003907F0"/>
    <w:rsid w:val="003909F8"/>
    <w:rsid w:val="00390AD7"/>
    <w:rsid w:val="00390B90"/>
    <w:rsid w:val="00390B94"/>
    <w:rsid w:val="00390E9C"/>
    <w:rsid w:val="0039113C"/>
    <w:rsid w:val="003911D5"/>
    <w:rsid w:val="00391727"/>
    <w:rsid w:val="00391F05"/>
    <w:rsid w:val="00392432"/>
    <w:rsid w:val="0039289C"/>
    <w:rsid w:val="003929EB"/>
    <w:rsid w:val="00392C42"/>
    <w:rsid w:val="00393286"/>
    <w:rsid w:val="00393620"/>
    <w:rsid w:val="00393711"/>
    <w:rsid w:val="00393736"/>
    <w:rsid w:val="00393765"/>
    <w:rsid w:val="00393922"/>
    <w:rsid w:val="00393A7E"/>
    <w:rsid w:val="00393D43"/>
    <w:rsid w:val="00393D89"/>
    <w:rsid w:val="00393E0C"/>
    <w:rsid w:val="003940CE"/>
    <w:rsid w:val="0039439F"/>
    <w:rsid w:val="003943FF"/>
    <w:rsid w:val="00394796"/>
    <w:rsid w:val="00394BA0"/>
    <w:rsid w:val="00394ED6"/>
    <w:rsid w:val="00395378"/>
    <w:rsid w:val="00395708"/>
    <w:rsid w:val="00395873"/>
    <w:rsid w:val="0039591F"/>
    <w:rsid w:val="00395CA9"/>
    <w:rsid w:val="00395DB7"/>
    <w:rsid w:val="00396985"/>
    <w:rsid w:val="00396AA9"/>
    <w:rsid w:val="00396C02"/>
    <w:rsid w:val="003971DE"/>
    <w:rsid w:val="0039749F"/>
    <w:rsid w:val="0039767E"/>
    <w:rsid w:val="003977B8"/>
    <w:rsid w:val="00397A52"/>
    <w:rsid w:val="00397C9E"/>
    <w:rsid w:val="003A01D1"/>
    <w:rsid w:val="003A08B1"/>
    <w:rsid w:val="003A0C47"/>
    <w:rsid w:val="003A0CD5"/>
    <w:rsid w:val="003A0D2E"/>
    <w:rsid w:val="003A0E1D"/>
    <w:rsid w:val="003A0EB4"/>
    <w:rsid w:val="003A1015"/>
    <w:rsid w:val="003A11E8"/>
    <w:rsid w:val="003A187B"/>
    <w:rsid w:val="003A1A44"/>
    <w:rsid w:val="003A25B9"/>
    <w:rsid w:val="003A28D6"/>
    <w:rsid w:val="003A293A"/>
    <w:rsid w:val="003A2A38"/>
    <w:rsid w:val="003A2E2C"/>
    <w:rsid w:val="003A30FE"/>
    <w:rsid w:val="003A31FA"/>
    <w:rsid w:val="003A3206"/>
    <w:rsid w:val="003A32B7"/>
    <w:rsid w:val="003A34F5"/>
    <w:rsid w:val="003A374D"/>
    <w:rsid w:val="003A38DF"/>
    <w:rsid w:val="003A3E05"/>
    <w:rsid w:val="003A3EAE"/>
    <w:rsid w:val="003A47B3"/>
    <w:rsid w:val="003A4CC4"/>
    <w:rsid w:val="003A4D63"/>
    <w:rsid w:val="003A4E56"/>
    <w:rsid w:val="003A519E"/>
    <w:rsid w:val="003A5429"/>
    <w:rsid w:val="003A54EE"/>
    <w:rsid w:val="003A5571"/>
    <w:rsid w:val="003A583D"/>
    <w:rsid w:val="003A5A90"/>
    <w:rsid w:val="003A5DE6"/>
    <w:rsid w:val="003A6584"/>
    <w:rsid w:val="003A679B"/>
    <w:rsid w:val="003A6A91"/>
    <w:rsid w:val="003A6B50"/>
    <w:rsid w:val="003A6BF7"/>
    <w:rsid w:val="003A6C5A"/>
    <w:rsid w:val="003A6EFC"/>
    <w:rsid w:val="003A7207"/>
    <w:rsid w:val="003A7310"/>
    <w:rsid w:val="003A7440"/>
    <w:rsid w:val="003A79DA"/>
    <w:rsid w:val="003A7C29"/>
    <w:rsid w:val="003A7C57"/>
    <w:rsid w:val="003A7F01"/>
    <w:rsid w:val="003B01D0"/>
    <w:rsid w:val="003B097C"/>
    <w:rsid w:val="003B09B5"/>
    <w:rsid w:val="003B0B43"/>
    <w:rsid w:val="003B0B4C"/>
    <w:rsid w:val="003B0C6A"/>
    <w:rsid w:val="003B0D03"/>
    <w:rsid w:val="003B11FF"/>
    <w:rsid w:val="003B15C8"/>
    <w:rsid w:val="003B1637"/>
    <w:rsid w:val="003B1A30"/>
    <w:rsid w:val="003B1D1E"/>
    <w:rsid w:val="003B1DE3"/>
    <w:rsid w:val="003B1E3B"/>
    <w:rsid w:val="003B2241"/>
    <w:rsid w:val="003B23B2"/>
    <w:rsid w:val="003B2550"/>
    <w:rsid w:val="003B2879"/>
    <w:rsid w:val="003B2984"/>
    <w:rsid w:val="003B2AF2"/>
    <w:rsid w:val="003B2CAD"/>
    <w:rsid w:val="003B37B5"/>
    <w:rsid w:val="003B385C"/>
    <w:rsid w:val="003B3992"/>
    <w:rsid w:val="003B39E1"/>
    <w:rsid w:val="003B3CAC"/>
    <w:rsid w:val="003B3D7E"/>
    <w:rsid w:val="003B40DE"/>
    <w:rsid w:val="003B4227"/>
    <w:rsid w:val="003B4355"/>
    <w:rsid w:val="003B4421"/>
    <w:rsid w:val="003B4493"/>
    <w:rsid w:val="003B4552"/>
    <w:rsid w:val="003B4694"/>
    <w:rsid w:val="003B47CA"/>
    <w:rsid w:val="003B4F26"/>
    <w:rsid w:val="003B4FD5"/>
    <w:rsid w:val="003B5143"/>
    <w:rsid w:val="003B52AD"/>
    <w:rsid w:val="003B530D"/>
    <w:rsid w:val="003B5392"/>
    <w:rsid w:val="003B5806"/>
    <w:rsid w:val="003B5F6F"/>
    <w:rsid w:val="003B5FBA"/>
    <w:rsid w:val="003B602F"/>
    <w:rsid w:val="003B62A3"/>
    <w:rsid w:val="003B6681"/>
    <w:rsid w:val="003B68D2"/>
    <w:rsid w:val="003B68DB"/>
    <w:rsid w:val="003B6C8B"/>
    <w:rsid w:val="003B6EAF"/>
    <w:rsid w:val="003B6F0F"/>
    <w:rsid w:val="003B6F72"/>
    <w:rsid w:val="003B717E"/>
    <w:rsid w:val="003B7323"/>
    <w:rsid w:val="003B739E"/>
    <w:rsid w:val="003B7525"/>
    <w:rsid w:val="003B7AEA"/>
    <w:rsid w:val="003B7B64"/>
    <w:rsid w:val="003B7DB5"/>
    <w:rsid w:val="003B7DC2"/>
    <w:rsid w:val="003B7E22"/>
    <w:rsid w:val="003B7E55"/>
    <w:rsid w:val="003BD490"/>
    <w:rsid w:val="003C0A47"/>
    <w:rsid w:val="003C0AF8"/>
    <w:rsid w:val="003C0C49"/>
    <w:rsid w:val="003C0FC1"/>
    <w:rsid w:val="003C15C8"/>
    <w:rsid w:val="003C1715"/>
    <w:rsid w:val="003C1C38"/>
    <w:rsid w:val="003C1FAD"/>
    <w:rsid w:val="003C23B5"/>
    <w:rsid w:val="003C296D"/>
    <w:rsid w:val="003C2A98"/>
    <w:rsid w:val="003C30F5"/>
    <w:rsid w:val="003C3100"/>
    <w:rsid w:val="003C337F"/>
    <w:rsid w:val="003C34CE"/>
    <w:rsid w:val="003C35C9"/>
    <w:rsid w:val="003C3758"/>
    <w:rsid w:val="003C375B"/>
    <w:rsid w:val="003C3766"/>
    <w:rsid w:val="003C377F"/>
    <w:rsid w:val="003C37B7"/>
    <w:rsid w:val="003C3821"/>
    <w:rsid w:val="003C4141"/>
    <w:rsid w:val="003C4278"/>
    <w:rsid w:val="003C44BF"/>
    <w:rsid w:val="003C488D"/>
    <w:rsid w:val="003C48D5"/>
    <w:rsid w:val="003C4A4E"/>
    <w:rsid w:val="003C4B1F"/>
    <w:rsid w:val="003C4BB4"/>
    <w:rsid w:val="003C4DD6"/>
    <w:rsid w:val="003C5376"/>
    <w:rsid w:val="003C5CAE"/>
    <w:rsid w:val="003C5EB5"/>
    <w:rsid w:val="003C5F4F"/>
    <w:rsid w:val="003C6070"/>
    <w:rsid w:val="003C629C"/>
    <w:rsid w:val="003C6A08"/>
    <w:rsid w:val="003C6A70"/>
    <w:rsid w:val="003C6E49"/>
    <w:rsid w:val="003C7053"/>
    <w:rsid w:val="003C7289"/>
    <w:rsid w:val="003C7480"/>
    <w:rsid w:val="003C77AE"/>
    <w:rsid w:val="003C7A4C"/>
    <w:rsid w:val="003C7AA1"/>
    <w:rsid w:val="003C7C39"/>
    <w:rsid w:val="003D013C"/>
    <w:rsid w:val="003D0388"/>
    <w:rsid w:val="003D049F"/>
    <w:rsid w:val="003D04C0"/>
    <w:rsid w:val="003D078E"/>
    <w:rsid w:val="003D0802"/>
    <w:rsid w:val="003D0C81"/>
    <w:rsid w:val="003D0F01"/>
    <w:rsid w:val="003D0F33"/>
    <w:rsid w:val="003D0FCE"/>
    <w:rsid w:val="003D1123"/>
    <w:rsid w:val="003D199D"/>
    <w:rsid w:val="003D1A37"/>
    <w:rsid w:val="003D1BE4"/>
    <w:rsid w:val="003D1D9B"/>
    <w:rsid w:val="003D242E"/>
    <w:rsid w:val="003D2594"/>
    <w:rsid w:val="003D281A"/>
    <w:rsid w:val="003D2A8B"/>
    <w:rsid w:val="003D2AAF"/>
    <w:rsid w:val="003D2D51"/>
    <w:rsid w:val="003D2E2D"/>
    <w:rsid w:val="003D3089"/>
    <w:rsid w:val="003D321D"/>
    <w:rsid w:val="003D328D"/>
    <w:rsid w:val="003D34C6"/>
    <w:rsid w:val="003D34F9"/>
    <w:rsid w:val="003D3592"/>
    <w:rsid w:val="003D37AC"/>
    <w:rsid w:val="003D38A9"/>
    <w:rsid w:val="003D4435"/>
    <w:rsid w:val="003D4557"/>
    <w:rsid w:val="003D46BE"/>
    <w:rsid w:val="003D4C73"/>
    <w:rsid w:val="003D4E21"/>
    <w:rsid w:val="003D5027"/>
    <w:rsid w:val="003D5497"/>
    <w:rsid w:val="003D5542"/>
    <w:rsid w:val="003D5C7D"/>
    <w:rsid w:val="003D5CB1"/>
    <w:rsid w:val="003D6138"/>
    <w:rsid w:val="003D6174"/>
    <w:rsid w:val="003D6352"/>
    <w:rsid w:val="003D643F"/>
    <w:rsid w:val="003D6468"/>
    <w:rsid w:val="003D65E5"/>
    <w:rsid w:val="003D66D3"/>
    <w:rsid w:val="003D676B"/>
    <w:rsid w:val="003D678D"/>
    <w:rsid w:val="003D68F7"/>
    <w:rsid w:val="003D6B68"/>
    <w:rsid w:val="003D6BA7"/>
    <w:rsid w:val="003D6C62"/>
    <w:rsid w:val="003D6CDE"/>
    <w:rsid w:val="003D6FF8"/>
    <w:rsid w:val="003D70EA"/>
    <w:rsid w:val="003D7155"/>
    <w:rsid w:val="003D7266"/>
    <w:rsid w:val="003D751D"/>
    <w:rsid w:val="003D784F"/>
    <w:rsid w:val="003D7998"/>
    <w:rsid w:val="003E003F"/>
    <w:rsid w:val="003E0258"/>
    <w:rsid w:val="003E0461"/>
    <w:rsid w:val="003E04CA"/>
    <w:rsid w:val="003E0572"/>
    <w:rsid w:val="003E09BD"/>
    <w:rsid w:val="003E0B0D"/>
    <w:rsid w:val="003E0D13"/>
    <w:rsid w:val="003E0DA7"/>
    <w:rsid w:val="003E14F5"/>
    <w:rsid w:val="003E1717"/>
    <w:rsid w:val="003E179D"/>
    <w:rsid w:val="003E1985"/>
    <w:rsid w:val="003E199C"/>
    <w:rsid w:val="003E1CDA"/>
    <w:rsid w:val="003E1F09"/>
    <w:rsid w:val="003E2207"/>
    <w:rsid w:val="003E228D"/>
    <w:rsid w:val="003E2B80"/>
    <w:rsid w:val="003E2B8E"/>
    <w:rsid w:val="003E2BC2"/>
    <w:rsid w:val="003E2C1E"/>
    <w:rsid w:val="003E2D52"/>
    <w:rsid w:val="003E2DCD"/>
    <w:rsid w:val="003E2E13"/>
    <w:rsid w:val="003E306A"/>
    <w:rsid w:val="003E30EA"/>
    <w:rsid w:val="003E33CA"/>
    <w:rsid w:val="003E3723"/>
    <w:rsid w:val="003E3789"/>
    <w:rsid w:val="003E3936"/>
    <w:rsid w:val="003E39C7"/>
    <w:rsid w:val="003E3AC7"/>
    <w:rsid w:val="003E407A"/>
    <w:rsid w:val="003E44D6"/>
    <w:rsid w:val="003E458D"/>
    <w:rsid w:val="003E48AB"/>
    <w:rsid w:val="003E4A12"/>
    <w:rsid w:val="003E50C3"/>
    <w:rsid w:val="003E51AE"/>
    <w:rsid w:val="003E54DC"/>
    <w:rsid w:val="003E589F"/>
    <w:rsid w:val="003E600E"/>
    <w:rsid w:val="003E6A18"/>
    <w:rsid w:val="003E6A94"/>
    <w:rsid w:val="003E6AA9"/>
    <w:rsid w:val="003E6D88"/>
    <w:rsid w:val="003E6EBD"/>
    <w:rsid w:val="003E7290"/>
    <w:rsid w:val="003E7353"/>
    <w:rsid w:val="003E7740"/>
    <w:rsid w:val="003E78FF"/>
    <w:rsid w:val="003E7B2C"/>
    <w:rsid w:val="003E7D75"/>
    <w:rsid w:val="003E7F22"/>
    <w:rsid w:val="003F034C"/>
    <w:rsid w:val="003F0417"/>
    <w:rsid w:val="003F051C"/>
    <w:rsid w:val="003F0683"/>
    <w:rsid w:val="003F0BC5"/>
    <w:rsid w:val="003F0D50"/>
    <w:rsid w:val="003F13BF"/>
    <w:rsid w:val="003F148B"/>
    <w:rsid w:val="003F175F"/>
    <w:rsid w:val="003F187E"/>
    <w:rsid w:val="003F1AC2"/>
    <w:rsid w:val="003F1D78"/>
    <w:rsid w:val="003F209A"/>
    <w:rsid w:val="003F22E5"/>
    <w:rsid w:val="003F23FF"/>
    <w:rsid w:val="003F2435"/>
    <w:rsid w:val="003F2685"/>
    <w:rsid w:val="003F2729"/>
    <w:rsid w:val="003F2A72"/>
    <w:rsid w:val="003F2FAE"/>
    <w:rsid w:val="003F30CB"/>
    <w:rsid w:val="003F3381"/>
    <w:rsid w:val="003F3605"/>
    <w:rsid w:val="003F3739"/>
    <w:rsid w:val="003F379A"/>
    <w:rsid w:val="003F3988"/>
    <w:rsid w:val="003F3C9F"/>
    <w:rsid w:val="003F43AA"/>
    <w:rsid w:val="003F4507"/>
    <w:rsid w:val="003F4583"/>
    <w:rsid w:val="003F46FD"/>
    <w:rsid w:val="003F4949"/>
    <w:rsid w:val="003F49B1"/>
    <w:rsid w:val="003F4B96"/>
    <w:rsid w:val="003F4E29"/>
    <w:rsid w:val="003F4EB7"/>
    <w:rsid w:val="003F4FEB"/>
    <w:rsid w:val="003F5074"/>
    <w:rsid w:val="003F5166"/>
    <w:rsid w:val="003F5331"/>
    <w:rsid w:val="003F5398"/>
    <w:rsid w:val="003F5410"/>
    <w:rsid w:val="003F554C"/>
    <w:rsid w:val="003F567E"/>
    <w:rsid w:val="003F575F"/>
    <w:rsid w:val="003F5761"/>
    <w:rsid w:val="003F59B7"/>
    <w:rsid w:val="003F5AE5"/>
    <w:rsid w:val="003F5C33"/>
    <w:rsid w:val="003F5FC8"/>
    <w:rsid w:val="003F5FF1"/>
    <w:rsid w:val="003F64E8"/>
    <w:rsid w:val="003F64F3"/>
    <w:rsid w:val="003F65D0"/>
    <w:rsid w:val="003F69B1"/>
    <w:rsid w:val="003F6E47"/>
    <w:rsid w:val="003F6FD0"/>
    <w:rsid w:val="003F6FF9"/>
    <w:rsid w:val="003F7048"/>
    <w:rsid w:val="003F709D"/>
    <w:rsid w:val="003F72FB"/>
    <w:rsid w:val="003F7477"/>
    <w:rsid w:val="003F751E"/>
    <w:rsid w:val="003F75B4"/>
    <w:rsid w:val="003F76FF"/>
    <w:rsid w:val="003F7719"/>
    <w:rsid w:val="003F7A5C"/>
    <w:rsid w:val="003F7A8F"/>
    <w:rsid w:val="003F7CA3"/>
    <w:rsid w:val="00400154"/>
    <w:rsid w:val="0040035F"/>
    <w:rsid w:val="0040066B"/>
    <w:rsid w:val="00400741"/>
    <w:rsid w:val="0040081C"/>
    <w:rsid w:val="00400889"/>
    <w:rsid w:val="004009B1"/>
    <w:rsid w:val="004013EE"/>
    <w:rsid w:val="00401441"/>
    <w:rsid w:val="00401448"/>
    <w:rsid w:val="00401ECB"/>
    <w:rsid w:val="00402044"/>
    <w:rsid w:val="00402438"/>
    <w:rsid w:val="00402AAE"/>
    <w:rsid w:val="00402B59"/>
    <w:rsid w:val="00402EC3"/>
    <w:rsid w:val="00403270"/>
    <w:rsid w:val="004034FF"/>
    <w:rsid w:val="004035C7"/>
    <w:rsid w:val="0040364A"/>
    <w:rsid w:val="0040366A"/>
    <w:rsid w:val="00403773"/>
    <w:rsid w:val="00403786"/>
    <w:rsid w:val="00403B27"/>
    <w:rsid w:val="00403B88"/>
    <w:rsid w:val="004041CA"/>
    <w:rsid w:val="004045EE"/>
    <w:rsid w:val="00404613"/>
    <w:rsid w:val="004047C9"/>
    <w:rsid w:val="004047CA"/>
    <w:rsid w:val="00404996"/>
    <w:rsid w:val="00404B6F"/>
    <w:rsid w:val="0040522D"/>
    <w:rsid w:val="0040527D"/>
    <w:rsid w:val="004054F1"/>
    <w:rsid w:val="00405661"/>
    <w:rsid w:val="004058E7"/>
    <w:rsid w:val="004059B9"/>
    <w:rsid w:val="00405B43"/>
    <w:rsid w:val="00405C25"/>
    <w:rsid w:val="004060B7"/>
    <w:rsid w:val="00406128"/>
    <w:rsid w:val="0040645C"/>
    <w:rsid w:val="0040660D"/>
    <w:rsid w:val="0040665D"/>
    <w:rsid w:val="0040690A"/>
    <w:rsid w:val="00406C3A"/>
    <w:rsid w:val="00406D34"/>
    <w:rsid w:val="00406D9C"/>
    <w:rsid w:val="00407177"/>
    <w:rsid w:val="00407345"/>
    <w:rsid w:val="00407687"/>
    <w:rsid w:val="00407A12"/>
    <w:rsid w:val="00407A38"/>
    <w:rsid w:val="004101D0"/>
    <w:rsid w:val="00410634"/>
    <w:rsid w:val="00410721"/>
    <w:rsid w:val="0041093F"/>
    <w:rsid w:val="00410FA3"/>
    <w:rsid w:val="004110FC"/>
    <w:rsid w:val="004115DA"/>
    <w:rsid w:val="00411CA2"/>
    <w:rsid w:val="00412325"/>
    <w:rsid w:val="004123F9"/>
    <w:rsid w:val="00412592"/>
    <w:rsid w:val="004125C6"/>
    <w:rsid w:val="00412748"/>
    <w:rsid w:val="0041292B"/>
    <w:rsid w:val="00412956"/>
    <w:rsid w:val="00412A84"/>
    <w:rsid w:val="00412AE9"/>
    <w:rsid w:val="00412B1D"/>
    <w:rsid w:val="00413110"/>
    <w:rsid w:val="00413193"/>
    <w:rsid w:val="004131B9"/>
    <w:rsid w:val="0041325F"/>
    <w:rsid w:val="00413540"/>
    <w:rsid w:val="0041364F"/>
    <w:rsid w:val="004137C9"/>
    <w:rsid w:val="00413C15"/>
    <w:rsid w:val="00413C28"/>
    <w:rsid w:val="0041491E"/>
    <w:rsid w:val="00414E46"/>
    <w:rsid w:val="00415434"/>
    <w:rsid w:val="00415B66"/>
    <w:rsid w:val="00415BBB"/>
    <w:rsid w:val="00415BF3"/>
    <w:rsid w:val="00415C5C"/>
    <w:rsid w:val="00415C6E"/>
    <w:rsid w:val="00415FD1"/>
    <w:rsid w:val="0041636B"/>
    <w:rsid w:val="0041644B"/>
    <w:rsid w:val="00416A1B"/>
    <w:rsid w:val="00416C6A"/>
    <w:rsid w:val="00416CC3"/>
    <w:rsid w:val="00416FAE"/>
    <w:rsid w:val="004170CD"/>
    <w:rsid w:val="0041721D"/>
    <w:rsid w:val="004174A9"/>
    <w:rsid w:val="004174AA"/>
    <w:rsid w:val="004174EA"/>
    <w:rsid w:val="0041779B"/>
    <w:rsid w:val="00417914"/>
    <w:rsid w:val="00417A78"/>
    <w:rsid w:val="00417E4C"/>
    <w:rsid w:val="00417F64"/>
    <w:rsid w:val="00420365"/>
    <w:rsid w:val="00420990"/>
    <w:rsid w:val="00421168"/>
    <w:rsid w:val="00421396"/>
    <w:rsid w:val="004216CC"/>
    <w:rsid w:val="004216CE"/>
    <w:rsid w:val="00421747"/>
    <w:rsid w:val="004217BB"/>
    <w:rsid w:val="00421ACB"/>
    <w:rsid w:val="00421DA2"/>
    <w:rsid w:val="00421E22"/>
    <w:rsid w:val="00421F9B"/>
    <w:rsid w:val="0042212D"/>
    <w:rsid w:val="0042235B"/>
    <w:rsid w:val="00422424"/>
    <w:rsid w:val="004224DA"/>
    <w:rsid w:val="004224E6"/>
    <w:rsid w:val="00422671"/>
    <w:rsid w:val="00422F06"/>
    <w:rsid w:val="0042335A"/>
    <w:rsid w:val="004233A4"/>
    <w:rsid w:val="00423573"/>
    <w:rsid w:val="004235F9"/>
    <w:rsid w:val="00423653"/>
    <w:rsid w:val="0042378B"/>
    <w:rsid w:val="004237FB"/>
    <w:rsid w:val="00423867"/>
    <w:rsid w:val="00423A5B"/>
    <w:rsid w:val="00423CDB"/>
    <w:rsid w:val="0042411F"/>
    <w:rsid w:val="00424421"/>
    <w:rsid w:val="00424580"/>
    <w:rsid w:val="0042462A"/>
    <w:rsid w:val="00424665"/>
    <w:rsid w:val="00424BF6"/>
    <w:rsid w:val="00424F20"/>
    <w:rsid w:val="00424F3C"/>
    <w:rsid w:val="00425117"/>
    <w:rsid w:val="0042519A"/>
    <w:rsid w:val="00425580"/>
    <w:rsid w:val="00425827"/>
    <w:rsid w:val="00425E01"/>
    <w:rsid w:val="00425F21"/>
    <w:rsid w:val="00425F38"/>
    <w:rsid w:val="00426379"/>
    <w:rsid w:val="00426939"/>
    <w:rsid w:val="00426C99"/>
    <w:rsid w:val="00426F6C"/>
    <w:rsid w:val="0042717B"/>
    <w:rsid w:val="004272A7"/>
    <w:rsid w:val="00427A4C"/>
    <w:rsid w:val="00427D67"/>
    <w:rsid w:val="00427EA2"/>
    <w:rsid w:val="0042C2FF"/>
    <w:rsid w:val="004305EF"/>
    <w:rsid w:val="00430662"/>
    <w:rsid w:val="0043074E"/>
    <w:rsid w:val="00430A94"/>
    <w:rsid w:val="00430B91"/>
    <w:rsid w:val="004310B3"/>
    <w:rsid w:val="004316A4"/>
    <w:rsid w:val="004318FF"/>
    <w:rsid w:val="00431A63"/>
    <w:rsid w:val="00431BDC"/>
    <w:rsid w:val="00432428"/>
    <w:rsid w:val="0043287B"/>
    <w:rsid w:val="00432C39"/>
    <w:rsid w:val="00432C4F"/>
    <w:rsid w:val="00432DBE"/>
    <w:rsid w:val="00432E52"/>
    <w:rsid w:val="0043314C"/>
    <w:rsid w:val="00433361"/>
    <w:rsid w:val="004333BB"/>
    <w:rsid w:val="004335C9"/>
    <w:rsid w:val="004336DB"/>
    <w:rsid w:val="00433750"/>
    <w:rsid w:val="00433B05"/>
    <w:rsid w:val="00433BDB"/>
    <w:rsid w:val="00433C00"/>
    <w:rsid w:val="00434070"/>
    <w:rsid w:val="004341F3"/>
    <w:rsid w:val="0043455D"/>
    <w:rsid w:val="00434A1F"/>
    <w:rsid w:val="00434A3C"/>
    <w:rsid w:val="00434A93"/>
    <w:rsid w:val="00435155"/>
    <w:rsid w:val="004354B3"/>
    <w:rsid w:val="00435752"/>
    <w:rsid w:val="004357F4"/>
    <w:rsid w:val="00435FAE"/>
    <w:rsid w:val="00436208"/>
    <w:rsid w:val="004364FC"/>
    <w:rsid w:val="00436A25"/>
    <w:rsid w:val="00436F42"/>
    <w:rsid w:val="004370B4"/>
    <w:rsid w:val="004370C5"/>
    <w:rsid w:val="0043721E"/>
    <w:rsid w:val="00437EEF"/>
    <w:rsid w:val="00437F9D"/>
    <w:rsid w:val="00437FC8"/>
    <w:rsid w:val="00437FE9"/>
    <w:rsid w:val="00440255"/>
    <w:rsid w:val="0044094F"/>
    <w:rsid w:val="00440AF8"/>
    <w:rsid w:val="00441851"/>
    <w:rsid w:val="004418A9"/>
    <w:rsid w:val="00441980"/>
    <w:rsid w:val="00441A60"/>
    <w:rsid w:val="00441B8D"/>
    <w:rsid w:val="00441D90"/>
    <w:rsid w:val="0044215D"/>
    <w:rsid w:val="0044265B"/>
    <w:rsid w:val="00442832"/>
    <w:rsid w:val="00442A82"/>
    <w:rsid w:val="00442A9F"/>
    <w:rsid w:val="00442B05"/>
    <w:rsid w:val="00442E0F"/>
    <w:rsid w:val="004433E4"/>
    <w:rsid w:val="004434ED"/>
    <w:rsid w:val="00443543"/>
    <w:rsid w:val="00443658"/>
    <w:rsid w:val="004437C7"/>
    <w:rsid w:val="004438F5"/>
    <w:rsid w:val="004439DD"/>
    <w:rsid w:val="00443E67"/>
    <w:rsid w:val="00443F80"/>
    <w:rsid w:val="00444382"/>
    <w:rsid w:val="004447E2"/>
    <w:rsid w:val="00444822"/>
    <w:rsid w:val="00444B53"/>
    <w:rsid w:val="00444D4D"/>
    <w:rsid w:val="0044528F"/>
    <w:rsid w:val="004452A0"/>
    <w:rsid w:val="004452FB"/>
    <w:rsid w:val="0044532B"/>
    <w:rsid w:val="00445713"/>
    <w:rsid w:val="00445729"/>
    <w:rsid w:val="00446473"/>
    <w:rsid w:val="004466D7"/>
    <w:rsid w:val="0044682B"/>
    <w:rsid w:val="00446913"/>
    <w:rsid w:val="0044739E"/>
    <w:rsid w:val="0044752B"/>
    <w:rsid w:val="004477A9"/>
    <w:rsid w:val="00447BB5"/>
    <w:rsid w:val="00447FAE"/>
    <w:rsid w:val="004500AD"/>
    <w:rsid w:val="00450501"/>
    <w:rsid w:val="004506F9"/>
    <w:rsid w:val="00450953"/>
    <w:rsid w:val="00450AD1"/>
    <w:rsid w:val="0045109E"/>
    <w:rsid w:val="0045112C"/>
    <w:rsid w:val="004511E3"/>
    <w:rsid w:val="00451232"/>
    <w:rsid w:val="004513CF"/>
    <w:rsid w:val="00451445"/>
    <w:rsid w:val="004514E7"/>
    <w:rsid w:val="00451578"/>
    <w:rsid w:val="004515D1"/>
    <w:rsid w:val="004515EB"/>
    <w:rsid w:val="004516B2"/>
    <w:rsid w:val="004516C2"/>
    <w:rsid w:val="00451AC5"/>
    <w:rsid w:val="00451D62"/>
    <w:rsid w:val="00452132"/>
    <w:rsid w:val="0045227F"/>
    <w:rsid w:val="0045239A"/>
    <w:rsid w:val="004529F5"/>
    <w:rsid w:val="00452EA2"/>
    <w:rsid w:val="004532AB"/>
    <w:rsid w:val="004538EE"/>
    <w:rsid w:val="004539CD"/>
    <w:rsid w:val="00453DED"/>
    <w:rsid w:val="00453E64"/>
    <w:rsid w:val="00454646"/>
    <w:rsid w:val="00454F47"/>
    <w:rsid w:val="00455747"/>
    <w:rsid w:val="0045598C"/>
    <w:rsid w:val="00455BE5"/>
    <w:rsid w:val="00455CDF"/>
    <w:rsid w:val="00455F9E"/>
    <w:rsid w:val="00456621"/>
    <w:rsid w:val="00456812"/>
    <w:rsid w:val="00456B18"/>
    <w:rsid w:val="00456E6F"/>
    <w:rsid w:val="00457255"/>
    <w:rsid w:val="0045726D"/>
    <w:rsid w:val="00457B2C"/>
    <w:rsid w:val="00457F6C"/>
    <w:rsid w:val="00457FC2"/>
    <w:rsid w:val="004600FF"/>
    <w:rsid w:val="0046043B"/>
    <w:rsid w:val="00460535"/>
    <w:rsid w:val="00460757"/>
    <w:rsid w:val="0046076A"/>
    <w:rsid w:val="00460907"/>
    <w:rsid w:val="0046093F"/>
    <w:rsid w:val="004609C4"/>
    <w:rsid w:val="0046119C"/>
    <w:rsid w:val="00461BEB"/>
    <w:rsid w:val="00461CC5"/>
    <w:rsid w:val="00461CE5"/>
    <w:rsid w:val="00461D53"/>
    <w:rsid w:val="00461F9F"/>
    <w:rsid w:val="00462296"/>
    <w:rsid w:val="0046251F"/>
    <w:rsid w:val="00462585"/>
    <w:rsid w:val="004626CD"/>
    <w:rsid w:val="0046287D"/>
    <w:rsid w:val="004629CC"/>
    <w:rsid w:val="00462DD8"/>
    <w:rsid w:val="004632C1"/>
    <w:rsid w:val="00463359"/>
    <w:rsid w:val="004633B4"/>
    <w:rsid w:val="0046346E"/>
    <w:rsid w:val="00463507"/>
    <w:rsid w:val="004635EB"/>
    <w:rsid w:val="004638A7"/>
    <w:rsid w:val="00463A5F"/>
    <w:rsid w:val="00463A85"/>
    <w:rsid w:val="00463E45"/>
    <w:rsid w:val="00463F58"/>
    <w:rsid w:val="00463FB3"/>
    <w:rsid w:val="00464174"/>
    <w:rsid w:val="00464264"/>
    <w:rsid w:val="004642FB"/>
    <w:rsid w:val="004647B8"/>
    <w:rsid w:val="004647FF"/>
    <w:rsid w:val="00464954"/>
    <w:rsid w:val="00464B00"/>
    <w:rsid w:val="00464C75"/>
    <w:rsid w:val="00464E9F"/>
    <w:rsid w:val="00464FBA"/>
    <w:rsid w:val="00465135"/>
    <w:rsid w:val="004654F2"/>
    <w:rsid w:val="004655B5"/>
    <w:rsid w:val="00465A45"/>
    <w:rsid w:val="00465C4A"/>
    <w:rsid w:val="00465F5A"/>
    <w:rsid w:val="00465F91"/>
    <w:rsid w:val="004665D0"/>
    <w:rsid w:val="00466658"/>
    <w:rsid w:val="004666B2"/>
    <w:rsid w:val="00466701"/>
    <w:rsid w:val="0046686D"/>
    <w:rsid w:val="00466BED"/>
    <w:rsid w:val="00466CCE"/>
    <w:rsid w:val="00466F22"/>
    <w:rsid w:val="00466FCC"/>
    <w:rsid w:val="00466FDC"/>
    <w:rsid w:val="00467040"/>
    <w:rsid w:val="0046722A"/>
    <w:rsid w:val="004672AE"/>
    <w:rsid w:val="00467804"/>
    <w:rsid w:val="0046798A"/>
    <w:rsid w:val="00467B13"/>
    <w:rsid w:val="00467BB1"/>
    <w:rsid w:val="00467BBB"/>
    <w:rsid w:val="00467F42"/>
    <w:rsid w:val="004700C4"/>
    <w:rsid w:val="00470120"/>
    <w:rsid w:val="0047070C"/>
    <w:rsid w:val="00470769"/>
    <w:rsid w:val="004708A3"/>
    <w:rsid w:val="00470BEA"/>
    <w:rsid w:val="00470CBB"/>
    <w:rsid w:val="00470E7E"/>
    <w:rsid w:val="004710D9"/>
    <w:rsid w:val="00471218"/>
    <w:rsid w:val="00471305"/>
    <w:rsid w:val="0047146E"/>
    <w:rsid w:val="00471680"/>
    <w:rsid w:val="00471ADB"/>
    <w:rsid w:val="00471AE8"/>
    <w:rsid w:val="00471FF5"/>
    <w:rsid w:val="00472244"/>
    <w:rsid w:val="0047243F"/>
    <w:rsid w:val="004729BA"/>
    <w:rsid w:val="00472F3B"/>
    <w:rsid w:val="00472F87"/>
    <w:rsid w:val="004730DA"/>
    <w:rsid w:val="00473131"/>
    <w:rsid w:val="0047314F"/>
    <w:rsid w:val="00473695"/>
    <w:rsid w:val="00473841"/>
    <w:rsid w:val="0047390F"/>
    <w:rsid w:val="00473BC0"/>
    <w:rsid w:val="00473CC9"/>
    <w:rsid w:val="00473CE3"/>
    <w:rsid w:val="00474075"/>
    <w:rsid w:val="00474326"/>
    <w:rsid w:val="004743B0"/>
    <w:rsid w:val="0047458E"/>
    <w:rsid w:val="004748BE"/>
    <w:rsid w:val="00474907"/>
    <w:rsid w:val="00474B81"/>
    <w:rsid w:val="00474F3A"/>
    <w:rsid w:val="0047514D"/>
    <w:rsid w:val="004751A7"/>
    <w:rsid w:val="00475751"/>
    <w:rsid w:val="004758B7"/>
    <w:rsid w:val="00475A7E"/>
    <w:rsid w:val="00475AB0"/>
    <w:rsid w:val="00475BFA"/>
    <w:rsid w:val="004760D5"/>
    <w:rsid w:val="004766D9"/>
    <w:rsid w:val="004767E8"/>
    <w:rsid w:val="00476BAF"/>
    <w:rsid w:val="00476DD0"/>
    <w:rsid w:val="00477041"/>
    <w:rsid w:val="00477072"/>
    <w:rsid w:val="0047744D"/>
    <w:rsid w:val="00477551"/>
    <w:rsid w:val="00477578"/>
    <w:rsid w:val="004776AA"/>
    <w:rsid w:val="004778A6"/>
    <w:rsid w:val="004779C9"/>
    <w:rsid w:val="00477E05"/>
    <w:rsid w:val="00477E55"/>
    <w:rsid w:val="00480444"/>
    <w:rsid w:val="00480671"/>
    <w:rsid w:val="0048068D"/>
    <w:rsid w:val="00480795"/>
    <w:rsid w:val="00480A7C"/>
    <w:rsid w:val="00480B33"/>
    <w:rsid w:val="00480C8F"/>
    <w:rsid w:val="00481110"/>
    <w:rsid w:val="004811E7"/>
    <w:rsid w:val="004812B7"/>
    <w:rsid w:val="00481461"/>
    <w:rsid w:val="004814ED"/>
    <w:rsid w:val="00481D27"/>
    <w:rsid w:val="00481E24"/>
    <w:rsid w:val="00482175"/>
    <w:rsid w:val="004821EC"/>
    <w:rsid w:val="00482676"/>
    <w:rsid w:val="00482876"/>
    <w:rsid w:val="00482A14"/>
    <w:rsid w:val="00482A63"/>
    <w:rsid w:val="00482ECF"/>
    <w:rsid w:val="0048330A"/>
    <w:rsid w:val="0048334B"/>
    <w:rsid w:val="004836E6"/>
    <w:rsid w:val="00483866"/>
    <w:rsid w:val="00483930"/>
    <w:rsid w:val="00483D93"/>
    <w:rsid w:val="00483DC1"/>
    <w:rsid w:val="0048444C"/>
    <w:rsid w:val="0048448F"/>
    <w:rsid w:val="00484727"/>
    <w:rsid w:val="00484875"/>
    <w:rsid w:val="00484B10"/>
    <w:rsid w:val="00484BA2"/>
    <w:rsid w:val="004853FC"/>
    <w:rsid w:val="00485796"/>
    <w:rsid w:val="004858E0"/>
    <w:rsid w:val="00485BE5"/>
    <w:rsid w:val="00485CA6"/>
    <w:rsid w:val="00486072"/>
    <w:rsid w:val="004860C7"/>
    <w:rsid w:val="0048617E"/>
    <w:rsid w:val="004861B0"/>
    <w:rsid w:val="0048641C"/>
    <w:rsid w:val="00486531"/>
    <w:rsid w:val="004865A5"/>
    <w:rsid w:val="00486625"/>
    <w:rsid w:val="00486674"/>
    <w:rsid w:val="00486D56"/>
    <w:rsid w:val="004871C9"/>
    <w:rsid w:val="004876BE"/>
    <w:rsid w:val="00487979"/>
    <w:rsid w:val="00487C1C"/>
    <w:rsid w:val="00487F89"/>
    <w:rsid w:val="00487FA2"/>
    <w:rsid w:val="004900C7"/>
    <w:rsid w:val="00490322"/>
    <w:rsid w:val="0049079D"/>
    <w:rsid w:val="004907ED"/>
    <w:rsid w:val="004908F2"/>
    <w:rsid w:val="0049094A"/>
    <w:rsid w:val="004909B1"/>
    <w:rsid w:val="004909B6"/>
    <w:rsid w:val="00490A26"/>
    <w:rsid w:val="00490C33"/>
    <w:rsid w:val="00490F56"/>
    <w:rsid w:val="00491275"/>
    <w:rsid w:val="004912E6"/>
    <w:rsid w:val="00491630"/>
    <w:rsid w:val="004916CB"/>
    <w:rsid w:val="004916F1"/>
    <w:rsid w:val="0049179D"/>
    <w:rsid w:val="0049188B"/>
    <w:rsid w:val="00491ADE"/>
    <w:rsid w:val="00491B02"/>
    <w:rsid w:val="00491BA8"/>
    <w:rsid w:val="00491C37"/>
    <w:rsid w:val="00492196"/>
    <w:rsid w:val="00492599"/>
    <w:rsid w:val="00492AFF"/>
    <w:rsid w:val="00493365"/>
    <w:rsid w:val="00493567"/>
    <w:rsid w:val="00493810"/>
    <w:rsid w:val="0049389B"/>
    <w:rsid w:val="00493D05"/>
    <w:rsid w:val="00493F25"/>
    <w:rsid w:val="00493F9C"/>
    <w:rsid w:val="00494165"/>
    <w:rsid w:val="004944BF"/>
    <w:rsid w:val="0049488B"/>
    <w:rsid w:val="004949A3"/>
    <w:rsid w:val="00494C26"/>
    <w:rsid w:val="00494CB3"/>
    <w:rsid w:val="004950A3"/>
    <w:rsid w:val="004952F0"/>
    <w:rsid w:val="00495E5C"/>
    <w:rsid w:val="00495F32"/>
    <w:rsid w:val="00496548"/>
    <w:rsid w:val="0049696B"/>
    <w:rsid w:val="004970E3"/>
    <w:rsid w:val="004974E8"/>
    <w:rsid w:val="004975FF"/>
    <w:rsid w:val="00497EFA"/>
    <w:rsid w:val="00497F08"/>
    <w:rsid w:val="00497F2B"/>
    <w:rsid w:val="00499B2F"/>
    <w:rsid w:val="004A0029"/>
    <w:rsid w:val="004A004D"/>
    <w:rsid w:val="004A027B"/>
    <w:rsid w:val="004A04E2"/>
    <w:rsid w:val="004A0606"/>
    <w:rsid w:val="004A0642"/>
    <w:rsid w:val="004A0CBC"/>
    <w:rsid w:val="004A0CCB"/>
    <w:rsid w:val="004A0EA9"/>
    <w:rsid w:val="004A10A4"/>
    <w:rsid w:val="004A10F9"/>
    <w:rsid w:val="004A1451"/>
    <w:rsid w:val="004A15D7"/>
    <w:rsid w:val="004A19DB"/>
    <w:rsid w:val="004A1B79"/>
    <w:rsid w:val="004A1BCF"/>
    <w:rsid w:val="004A2182"/>
    <w:rsid w:val="004A2288"/>
    <w:rsid w:val="004A232D"/>
    <w:rsid w:val="004A29CD"/>
    <w:rsid w:val="004A2D1E"/>
    <w:rsid w:val="004A2EA4"/>
    <w:rsid w:val="004A3795"/>
    <w:rsid w:val="004A3994"/>
    <w:rsid w:val="004A39BE"/>
    <w:rsid w:val="004A3BEC"/>
    <w:rsid w:val="004A3D87"/>
    <w:rsid w:val="004A427A"/>
    <w:rsid w:val="004A46B4"/>
    <w:rsid w:val="004A4792"/>
    <w:rsid w:val="004A4A0D"/>
    <w:rsid w:val="004A4AD2"/>
    <w:rsid w:val="004A4F9D"/>
    <w:rsid w:val="004A5041"/>
    <w:rsid w:val="004A50AE"/>
    <w:rsid w:val="004A5267"/>
    <w:rsid w:val="004A54F7"/>
    <w:rsid w:val="004A5848"/>
    <w:rsid w:val="004A5B3A"/>
    <w:rsid w:val="004A5BE7"/>
    <w:rsid w:val="004A5C10"/>
    <w:rsid w:val="004A5CB5"/>
    <w:rsid w:val="004A5CD7"/>
    <w:rsid w:val="004A5D99"/>
    <w:rsid w:val="004A6103"/>
    <w:rsid w:val="004A6618"/>
    <w:rsid w:val="004A6687"/>
    <w:rsid w:val="004A679E"/>
    <w:rsid w:val="004A6A8E"/>
    <w:rsid w:val="004A6B48"/>
    <w:rsid w:val="004A6B69"/>
    <w:rsid w:val="004A6B70"/>
    <w:rsid w:val="004A6BC5"/>
    <w:rsid w:val="004A6D3D"/>
    <w:rsid w:val="004A6E3A"/>
    <w:rsid w:val="004A711A"/>
    <w:rsid w:val="004A7A48"/>
    <w:rsid w:val="004A7CCD"/>
    <w:rsid w:val="004A7E88"/>
    <w:rsid w:val="004A7F70"/>
    <w:rsid w:val="004B042B"/>
    <w:rsid w:val="004B0510"/>
    <w:rsid w:val="004B051D"/>
    <w:rsid w:val="004B08E0"/>
    <w:rsid w:val="004B0BBE"/>
    <w:rsid w:val="004B1292"/>
    <w:rsid w:val="004B1721"/>
    <w:rsid w:val="004B1768"/>
    <w:rsid w:val="004B1802"/>
    <w:rsid w:val="004B1B07"/>
    <w:rsid w:val="004B1B0B"/>
    <w:rsid w:val="004B1C6F"/>
    <w:rsid w:val="004B1CC2"/>
    <w:rsid w:val="004B1D81"/>
    <w:rsid w:val="004B1D95"/>
    <w:rsid w:val="004B1E18"/>
    <w:rsid w:val="004B21EB"/>
    <w:rsid w:val="004B2716"/>
    <w:rsid w:val="004B28FE"/>
    <w:rsid w:val="004B2C5B"/>
    <w:rsid w:val="004B2F48"/>
    <w:rsid w:val="004B2FC8"/>
    <w:rsid w:val="004B3243"/>
    <w:rsid w:val="004B33EC"/>
    <w:rsid w:val="004B3970"/>
    <w:rsid w:val="004B3AEC"/>
    <w:rsid w:val="004B3FAC"/>
    <w:rsid w:val="004B56B9"/>
    <w:rsid w:val="004B57E1"/>
    <w:rsid w:val="004B585A"/>
    <w:rsid w:val="004B5861"/>
    <w:rsid w:val="004B59E9"/>
    <w:rsid w:val="004B5A90"/>
    <w:rsid w:val="004B5BEF"/>
    <w:rsid w:val="004B5C99"/>
    <w:rsid w:val="004B5D84"/>
    <w:rsid w:val="004B612E"/>
    <w:rsid w:val="004B61C9"/>
    <w:rsid w:val="004B6405"/>
    <w:rsid w:val="004B6577"/>
    <w:rsid w:val="004B665F"/>
    <w:rsid w:val="004B6B14"/>
    <w:rsid w:val="004B6DB1"/>
    <w:rsid w:val="004B6F88"/>
    <w:rsid w:val="004B714C"/>
    <w:rsid w:val="004B715D"/>
    <w:rsid w:val="004B7385"/>
    <w:rsid w:val="004B739B"/>
    <w:rsid w:val="004B7419"/>
    <w:rsid w:val="004B74BA"/>
    <w:rsid w:val="004B74DB"/>
    <w:rsid w:val="004B74E6"/>
    <w:rsid w:val="004B767B"/>
    <w:rsid w:val="004B76F3"/>
    <w:rsid w:val="004B773B"/>
    <w:rsid w:val="004B7783"/>
    <w:rsid w:val="004B7C2A"/>
    <w:rsid w:val="004B7CBE"/>
    <w:rsid w:val="004B7D03"/>
    <w:rsid w:val="004B7D58"/>
    <w:rsid w:val="004B7EAC"/>
    <w:rsid w:val="004B7F40"/>
    <w:rsid w:val="004B7F62"/>
    <w:rsid w:val="004C0103"/>
    <w:rsid w:val="004C01AE"/>
    <w:rsid w:val="004C05E5"/>
    <w:rsid w:val="004C068A"/>
    <w:rsid w:val="004C09D7"/>
    <w:rsid w:val="004C0B1F"/>
    <w:rsid w:val="004C0C0F"/>
    <w:rsid w:val="004C0D5D"/>
    <w:rsid w:val="004C0D9D"/>
    <w:rsid w:val="004C0DDC"/>
    <w:rsid w:val="004C121F"/>
    <w:rsid w:val="004C150A"/>
    <w:rsid w:val="004C18AC"/>
    <w:rsid w:val="004C1932"/>
    <w:rsid w:val="004C19C5"/>
    <w:rsid w:val="004C1F9C"/>
    <w:rsid w:val="004C21A1"/>
    <w:rsid w:val="004C21ED"/>
    <w:rsid w:val="004C2258"/>
    <w:rsid w:val="004C2466"/>
    <w:rsid w:val="004C2561"/>
    <w:rsid w:val="004C273F"/>
    <w:rsid w:val="004C2872"/>
    <w:rsid w:val="004C2BB6"/>
    <w:rsid w:val="004C2D47"/>
    <w:rsid w:val="004C2F83"/>
    <w:rsid w:val="004C3532"/>
    <w:rsid w:val="004C3596"/>
    <w:rsid w:val="004C3618"/>
    <w:rsid w:val="004C3642"/>
    <w:rsid w:val="004C3AC7"/>
    <w:rsid w:val="004C3DAE"/>
    <w:rsid w:val="004C3E2D"/>
    <w:rsid w:val="004C40E6"/>
    <w:rsid w:val="004C415A"/>
    <w:rsid w:val="004C4319"/>
    <w:rsid w:val="004C43D4"/>
    <w:rsid w:val="004C43E8"/>
    <w:rsid w:val="004C4756"/>
    <w:rsid w:val="004C4766"/>
    <w:rsid w:val="004C4983"/>
    <w:rsid w:val="004C4BBC"/>
    <w:rsid w:val="004C4CF0"/>
    <w:rsid w:val="004C5072"/>
    <w:rsid w:val="004C523E"/>
    <w:rsid w:val="004C55D6"/>
    <w:rsid w:val="004C56BD"/>
    <w:rsid w:val="004C611C"/>
    <w:rsid w:val="004C6136"/>
    <w:rsid w:val="004C64C6"/>
    <w:rsid w:val="004C6677"/>
    <w:rsid w:val="004C69E6"/>
    <w:rsid w:val="004C6BA3"/>
    <w:rsid w:val="004C6EA5"/>
    <w:rsid w:val="004C6F62"/>
    <w:rsid w:val="004C7029"/>
    <w:rsid w:val="004C728B"/>
    <w:rsid w:val="004C7813"/>
    <w:rsid w:val="004C792B"/>
    <w:rsid w:val="004C7942"/>
    <w:rsid w:val="004C7AB9"/>
    <w:rsid w:val="004C7E1A"/>
    <w:rsid w:val="004D01FD"/>
    <w:rsid w:val="004D0262"/>
    <w:rsid w:val="004D02AA"/>
    <w:rsid w:val="004D0836"/>
    <w:rsid w:val="004D0D9C"/>
    <w:rsid w:val="004D0FCB"/>
    <w:rsid w:val="004D0FD1"/>
    <w:rsid w:val="004D106B"/>
    <w:rsid w:val="004D1102"/>
    <w:rsid w:val="004D13AA"/>
    <w:rsid w:val="004D173B"/>
    <w:rsid w:val="004D1755"/>
    <w:rsid w:val="004D1953"/>
    <w:rsid w:val="004D1A88"/>
    <w:rsid w:val="004D1D9A"/>
    <w:rsid w:val="004D1E66"/>
    <w:rsid w:val="004D2259"/>
    <w:rsid w:val="004D2530"/>
    <w:rsid w:val="004D28D5"/>
    <w:rsid w:val="004D2A1C"/>
    <w:rsid w:val="004D2B49"/>
    <w:rsid w:val="004D2CC4"/>
    <w:rsid w:val="004D2D50"/>
    <w:rsid w:val="004D3389"/>
    <w:rsid w:val="004D3530"/>
    <w:rsid w:val="004D372A"/>
    <w:rsid w:val="004D3B47"/>
    <w:rsid w:val="004D3D06"/>
    <w:rsid w:val="004D3F33"/>
    <w:rsid w:val="004D3F97"/>
    <w:rsid w:val="004D3FEF"/>
    <w:rsid w:val="004D4325"/>
    <w:rsid w:val="004D4427"/>
    <w:rsid w:val="004D47BE"/>
    <w:rsid w:val="004D4BF9"/>
    <w:rsid w:val="004D4F81"/>
    <w:rsid w:val="004D5457"/>
    <w:rsid w:val="004D546C"/>
    <w:rsid w:val="004D5FDE"/>
    <w:rsid w:val="004D62C9"/>
    <w:rsid w:val="004D6616"/>
    <w:rsid w:val="004D6A1D"/>
    <w:rsid w:val="004D6FA0"/>
    <w:rsid w:val="004D7047"/>
    <w:rsid w:val="004D7346"/>
    <w:rsid w:val="004D746F"/>
    <w:rsid w:val="004D7687"/>
    <w:rsid w:val="004D76C6"/>
    <w:rsid w:val="004D7A37"/>
    <w:rsid w:val="004D7B08"/>
    <w:rsid w:val="004E055A"/>
    <w:rsid w:val="004E0806"/>
    <w:rsid w:val="004E081A"/>
    <w:rsid w:val="004E08C3"/>
    <w:rsid w:val="004E0F8C"/>
    <w:rsid w:val="004E0FAC"/>
    <w:rsid w:val="004E127C"/>
    <w:rsid w:val="004E1660"/>
    <w:rsid w:val="004E16DE"/>
    <w:rsid w:val="004E1769"/>
    <w:rsid w:val="004E1B3B"/>
    <w:rsid w:val="004E1CED"/>
    <w:rsid w:val="004E1F81"/>
    <w:rsid w:val="004E2126"/>
    <w:rsid w:val="004E241F"/>
    <w:rsid w:val="004E2751"/>
    <w:rsid w:val="004E2778"/>
    <w:rsid w:val="004E2FC3"/>
    <w:rsid w:val="004E314A"/>
    <w:rsid w:val="004E3399"/>
    <w:rsid w:val="004E33C4"/>
    <w:rsid w:val="004E3FBE"/>
    <w:rsid w:val="004E41AF"/>
    <w:rsid w:val="004E42AD"/>
    <w:rsid w:val="004E42C1"/>
    <w:rsid w:val="004E438C"/>
    <w:rsid w:val="004E43E8"/>
    <w:rsid w:val="004E49F7"/>
    <w:rsid w:val="004E4BA3"/>
    <w:rsid w:val="004E4C78"/>
    <w:rsid w:val="004E55A1"/>
    <w:rsid w:val="004E579D"/>
    <w:rsid w:val="004E590B"/>
    <w:rsid w:val="004E5B33"/>
    <w:rsid w:val="004E5BB2"/>
    <w:rsid w:val="004E5DBE"/>
    <w:rsid w:val="004E6116"/>
    <w:rsid w:val="004E663F"/>
    <w:rsid w:val="004E6642"/>
    <w:rsid w:val="004E6728"/>
    <w:rsid w:val="004E6973"/>
    <w:rsid w:val="004E6AB4"/>
    <w:rsid w:val="004E6BCA"/>
    <w:rsid w:val="004E6CD3"/>
    <w:rsid w:val="004E6D51"/>
    <w:rsid w:val="004E6F67"/>
    <w:rsid w:val="004E7228"/>
    <w:rsid w:val="004E72DC"/>
    <w:rsid w:val="004E74E4"/>
    <w:rsid w:val="004E7668"/>
    <w:rsid w:val="004E7874"/>
    <w:rsid w:val="004E7926"/>
    <w:rsid w:val="004E7C8A"/>
    <w:rsid w:val="004E7DC0"/>
    <w:rsid w:val="004EC484"/>
    <w:rsid w:val="004F0244"/>
    <w:rsid w:val="004F06E0"/>
    <w:rsid w:val="004F0852"/>
    <w:rsid w:val="004F0868"/>
    <w:rsid w:val="004F087D"/>
    <w:rsid w:val="004F0D12"/>
    <w:rsid w:val="004F0E6D"/>
    <w:rsid w:val="004F16E9"/>
    <w:rsid w:val="004F1778"/>
    <w:rsid w:val="004F1ACE"/>
    <w:rsid w:val="004F1B09"/>
    <w:rsid w:val="004F1B7C"/>
    <w:rsid w:val="004F1CC1"/>
    <w:rsid w:val="004F2076"/>
    <w:rsid w:val="004F21EB"/>
    <w:rsid w:val="004F2520"/>
    <w:rsid w:val="004F273D"/>
    <w:rsid w:val="004F2912"/>
    <w:rsid w:val="004F2B39"/>
    <w:rsid w:val="004F2C4B"/>
    <w:rsid w:val="004F2D0B"/>
    <w:rsid w:val="004F326B"/>
    <w:rsid w:val="004F360A"/>
    <w:rsid w:val="004F3A89"/>
    <w:rsid w:val="004F3B43"/>
    <w:rsid w:val="004F3BF5"/>
    <w:rsid w:val="004F3D93"/>
    <w:rsid w:val="004F3DB9"/>
    <w:rsid w:val="004F4301"/>
    <w:rsid w:val="004F451A"/>
    <w:rsid w:val="004F459B"/>
    <w:rsid w:val="004F47D4"/>
    <w:rsid w:val="004F4856"/>
    <w:rsid w:val="004F488A"/>
    <w:rsid w:val="004F4C26"/>
    <w:rsid w:val="004F5101"/>
    <w:rsid w:val="004F527E"/>
    <w:rsid w:val="004F55FE"/>
    <w:rsid w:val="004F5900"/>
    <w:rsid w:val="004F5DCE"/>
    <w:rsid w:val="004F60D0"/>
    <w:rsid w:val="004F6320"/>
    <w:rsid w:val="004F6657"/>
    <w:rsid w:val="004F675A"/>
    <w:rsid w:val="004F6C6F"/>
    <w:rsid w:val="004F6DA4"/>
    <w:rsid w:val="004F7121"/>
    <w:rsid w:val="004F7384"/>
    <w:rsid w:val="004F7584"/>
    <w:rsid w:val="004F783B"/>
    <w:rsid w:val="004F789C"/>
    <w:rsid w:val="004F7B4D"/>
    <w:rsid w:val="004F7C0B"/>
    <w:rsid w:val="004F7FDB"/>
    <w:rsid w:val="005006A5"/>
    <w:rsid w:val="005006F5"/>
    <w:rsid w:val="00500791"/>
    <w:rsid w:val="00500A48"/>
    <w:rsid w:val="00500C5F"/>
    <w:rsid w:val="00500D4E"/>
    <w:rsid w:val="00500F27"/>
    <w:rsid w:val="00500FF0"/>
    <w:rsid w:val="0050133C"/>
    <w:rsid w:val="00501DCC"/>
    <w:rsid w:val="00501E36"/>
    <w:rsid w:val="00501E93"/>
    <w:rsid w:val="005020A0"/>
    <w:rsid w:val="005021BC"/>
    <w:rsid w:val="005024FA"/>
    <w:rsid w:val="005026E7"/>
    <w:rsid w:val="005029C0"/>
    <w:rsid w:val="00502B18"/>
    <w:rsid w:val="00502C38"/>
    <w:rsid w:val="00502C5B"/>
    <w:rsid w:val="00502D75"/>
    <w:rsid w:val="00502E90"/>
    <w:rsid w:val="00503090"/>
    <w:rsid w:val="00503271"/>
    <w:rsid w:val="00503731"/>
    <w:rsid w:val="005039DD"/>
    <w:rsid w:val="00503AC2"/>
    <w:rsid w:val="00503DC8"/>
    <w:rsid w:val="00504271"/>
    <w:rsid w:val="005044C0"/>
    <w:rsid w:val="0050498A"/>
    <w:rsid w:val="00504CA9"/>
    <w:rsid w:val="00504EEF"/>
    <w:rsid w:val="00504F75"/>
    <w:rsid w:val="005050C1"/>
    <w:rsid w:val="005057FA"/>
    <w:rsid w:val="00505837"/>
    <w:rsid w:val="005058B1"/>
    <w:rsid w:val="00505A0D"/>
    <w:rsid w:val="00505A35"/>
    <w:rsid w:val="00505BA4"/>
    <w:rsid w:val="00505E62"/>
    <w:rsid w:val="00505E8D"/>
    <w:rsid w:val="0050611B"/>
    <w:rsid w:val="005066E7"/>
    <w:rsid w:val="00506754"/>
    <w:rsid w:val="005068C8"/>
    <w:rsid w:val="005069FF"/>
    <w:rsid w:val="00506AFE"/>
    <w:rsid w:val="00506B92"/>
    <w:rsid w:val="005070A7"/>
    <w:rsid w:val="00507189"/>
    <w:rsid w:val="005075AB"/>
    <w:rsid w:val="005076CE"/>
    <w:rsid w:val="005077FE"/>
    <w:rsid w:val="0050787A"/>
    <w:rsid w:val="00507A1A"/>
    <w:rsid w:val="00507B33"/>
    <w:rsid w:val="00507B61"/>
    <w:rsid w:val="00507F97"/>
    <w:rsid w:val="00510617"/>
    <w:rsid w:val="0051076E"/>
    <w:rsid w:val="005109A6"/>
    <w:rsid w:val="005109F4"/>
    <w:rsid w:val="00510CB3"/>
    <w:rsid w:val="005115D9"/>
    <w:rsid w:val="005117A9"/>
    <w:rsid w:val="00511BFF"/>
    <w:rsid w:val="00511C52"/>
    <w:rsid w:val="00511C62"/>
    <w:rsid w:val="00511D73"/>
    <w:rsid w:val="00511DBD"/>
    <w:rsid w:val="00512009"/>
    <w:rsid w:val="00512330"/>
    <w:rsid w:val="00512722"/>
    <w:rsid w:val="005128CD"/>
    <w:rsid w:val="005129CD"/>
    <w:rsid w:val="00512A03"/>
    <w:rsid w:val="00512B88"/>
    <w:rsid w:val="00512F7D"/>
    <w:rsid w:val="00513035"/>
    <w:rsid w:val="0051319D"/>
    <w:rsid w:val="005133CE"/>
    <w:rsid w:val="005133EB"/>
    <w:rsid w:val="005139CF"/>
    <w:rsid w:val="005139EA"/>
    <w:rsid w:val="00513AE7"/>
    <w:rsid w:val="00513FF3"/>
    <w:rsid w:val="0051409D"/>
    <w:rsid w:val="00514195"/>
    <w:rsid w:val="00514284"/>
    <w:rsid w:val="005146EB"/>
    <w:rsid w:val="0051471C"/>
    <w:rsid w:val="00514996"/>
    <w:rsid w:val="00514BD7"/>
    <w:rsid w:val="00514F77"/>
    <w:rsid w:val="00515250"/>
    <w:rsid w:val="0051569F"/>
    <w:rsid w:val="005159AD"/>
    <w:rsid w:val="00515BE7"/>
    <w:rsid w:val="00515E07"/>
    <w:rsid w:val="00515ED6"/>
    <w:rsid w:val="0051602F"/>
    <w:rsid w:val="00516086"/>
    <w:rsid w:val="00516129"/>
    <w:rsid w:val="0051615A"/>
    <w:rsid w:val="00516172"/>
    <w:rsid w:val="005162DF"/>
    <w:rsid w:val="00516572"/>
    <w:rsid w:val="00516A1B"/>
    <w:rsid w:val="005173F4"/>
    <w:rsid w:val="005175AF"/>
    <w:rsid w:val="00517734"/>
    <w:rsid w:val="00517795"/>
    <w:rsid w:val="00517E11"/>
    <w:rsid w:val="00517E8F"/>
    <w:rsid w:val="005200CB"/>
    <w:rsid w:val="005200FB"/>
    <w:rsid w:val="00520829"/>
    <w:rsid w:val="00520A62"/>
    <w:rsid w:val="00520C09"/>
    <w:rsid w:val="00520D6B"/>
    <w:rsid w:val="00521048"/>
    <w:rsid w:val="0052137E"/>
    <w:rsid w:val="005214D6"/>
    <w:rsid w:val="00521B94"/>
    <w:rsid w:val="00522567"/>
    <w:rsid w:val="00522638"/>
    <w:rsid w:val="0052287C"/>
    <w:rsid w:val="00522B73"/>
    <w:rsid w:val="00522FFE"/>
    <w:rsid w:val="005231F0"/>
    <w:rsid w:val="00523529"/>
    <w:rsid w:val="00523718"/>
    <w:rsid w:val="00523A9C"/>
    <w:rsid w:val="00523FB3"/>
    <w:rsid w:val="0052417A"/>
    <w:rsid w:val="0052425C"/>
    <w:rsid w:val="005242BD"/>
    <w:rsid w:val="005243D5"/>
    <w:rsid w:val="00524A92"/>
    <w:rsid w:val="00524E12"/>
    <w:rsid w:val="00525116"/>
    <w:rsid w:val="0052523A"/>
    <w:rsid w:val="00525816"/>
    <w:rsid w:val="00525E1D"/>
    <w:rsid w:val="00525E26"/>
    <w:rsid w:val="005262CD"/>
    <w:rsid w:val="005264D6"/>
    <w:rsid w:val="005264E7"/>
    <w:rsid w:val="0052657A"/>
    <w:rsid w:val="005267D6"/>
    <w:rsid w:val="00526B34"/>
    <w:rsid w:val="00526E63"/>
    <w:rsid w:val="00526FDC"/>
    <w:rsid w:val="00527358"/>
    <w:rsid w:val="0052747A"/>
    <w:rsid w:val="005274F2"/>
    <w:rsid w:val="00527729"/>
    <w:rsid w:val="005278FA"/>
    <w:rsid w:val="00527B06"/>
    <w:rsid w:val="00527D13"/>
    <w:rsid w:val="00527E25"/>
    <w:rsid w:val="00527EB5"/>
    <w:rsid w:val="0053014F"/>
    <w:rsid w:val="0053015C"/>
    <w:rsid w:val="005301A0"/>
    <w:rsid w:val="005303AF"/>
    <w:rsid w:val="00530594"/>
    <w:rsid w:val="00530744"/>
    <w:rsid w:val="005307DC"/>
    <w:rsid w:val="005309D6"/>
    <w:rsid w:val="00530BA7"/>
    <w:rsid w:val="00531255"/>
    <w:rsid w:val="0053125F"/>
    <w:rsid w:val="005316B7"/>
    <w:rsid w:val="00531777"/>
    <w:rsid w:val="0053180C"/>
    <w:rsid w:val="00531B0C"/>
    <w:rsid w:val="00531C50"/>
    <w:rsid w:val="00531D89"/>
    <w:rsid w:val="00531E8D"/>
    <w:rsid w:val="00531F4E"/>
    <w:rsid w:val="0053228D"/>
    <w:rsid w:val="005322E4"/>
    <w:rsid w:val="005324FE"/>
    <w:rsid w:val="00532564"/>
    <w:rsid w:val="00532794"/>
    <w:rsid w:val="00532B41"/>
    <w:rsid w:val="00532C7E"/>
    <w:rsid w:val="00532C85"/>
    <w:rsid w:val="00533560"/>
    <w:rsid w:val="005335FB"/>
    <w:rsid w:val="00533714"/>
    <w:rsid w:val="0053373A"/>
    <w:rsid w:val="00533C5A"/>
    <w:rsid w:val="00533C6C"/>
    <w:rsid w:val="00533D40"/>
    <w:rsid w:val="00533DF2"/>
    <w:rsid w:val="00533E1E"/>
    <w:rsid w:val="005341D7"/>
    <w:rsid w:val="005342A0"/>
    <w:rsid w:val="00534410"/>
    <w:rsid w:val="00534FF6"/>
    <w:rsid w:val="00535168"/>
    <w:rsid w:val="00535287"/>
    <w:rsid w:val="005353DE"/>
    <w:rsid w:val="005354D4"/>
    <w:rsid w:val="005357F5"/>
    <w:rsid w:val="00535849"/>
    <w:rsid w:val="00535C1B"/>
    <w:rsid w:val="00535EA3"/>
    <w:rsid w:val="00535FCB"/>
    <w:rsid w:val="005361A6"/>
    <w:rsid w:val="00536381"/>
    <w:rsid w:val="0053676D"/>
    <w:rsid w:val="00536796"/>
    <w:rsid w:val="005367CD"/>
    <w:rsid w:val="00536988"/>
    <w:rsid w:val="00536CC5"/>
    <w:rsid w:val="00536D33"/>
    <w:rsid w:val="00536EDF"/>
    <w:rsid w:val="00536F6F"/>
    <w:rsid w:val="00536FD0"/>
    <w:rsid w:val="005373C5"/>
    <w:rsid w:val="0053784F"/>
    <w:rsid w:val="005379C3"/>
    <w:rsid w:val="00537B3C"/>
    <w:rsid w:val="00537BF1"/>
    <w:rsid w:val="005402E9"/>
    <w:rsid w:val="005405F8"/>
    <w:rsid w:val="005407A5"/>
    <w:rsid w:val="005407D7"/>
    <w:rsid w:val="0054088B"/>
    <w:rsid w:val="005409DD"/>
    <w:rsid w:val="00540A71"/>
    <w:rsid w:val="00540C1E"/>
    <w:rsid w:val="0054118F"/>
    <w:rsid w:val="00541567"/>
    <w:rsid w:val="005416FC"/>
    <w:rsid w:val="0054190A"/>
    <w:rsid w:val="005419A6"/>
    <w:rsid w:val="00541AF5"/>
    <w:rsid w:val="00541E78"/>
    <w:rsid w:val="00541F3A"/>
    <w:rsid w:val="00541F9A"/>
    <w:rsid w:val="00542153"/>
    <w:rsid w:val="005423FA"/>
    <w:rsid w:val="00542472"/>
    <w:rsid w:val="00542E13"/>
    <w:rsid w:val="00542E52"/>
    <w:rsid w:val="00542EE9"/>
    <w:rsid w:val="00543577"/>
    <w:rsid w:val="005436D6"/>
    <w:rsid w:val="005438D9"/>
    <w:rsid w:val="005439F4"/>
    <w:rsid w:val="00543CA5"/>
    <w:rsid w:val="00543CA6"/>
    <w:rsid w:val="00543CA9"/>
    <w:rsid w:val="00543E0A"/>
    <w:rsid w:val="00543F04"/>
    <w:rsid w:val="0054403D"/>
    <w:rsid w:val="00544532"/>
    <w:rsid w:val="0054486E"/>
    <w:rsid w:val="00544AD0"/>
    <w:rsid w:val="00544CD8"/>
    <w:rsid w:val="00544FC8"/>
    <w:rsid w:val="0054515D"/>
    <w:rsid w:val="005453AB"/>
    <w:rsid w:val="00545DBC"/>
    <w:rsid w:val="00546324"/>
    <w:rsid w:val="005463CA"/>
    <w:rsid w:val="0054649C"/>
    <w:rsid w:val="00546588"/>
    <w:rsid w:val="0054697F"/>
    <w:rsid w:val="00546A46"/>
    <w:rsid w:val="00546D37"/>
    <w:rsid w:val="005470E6"/>
    <w:rsid w:val="005472C1"/>
    <w:rsid w:val="00547D6C"/>
    <w:rsid w:val="00550145"/>
    <w:rsid w:val="0055046A"/>
    <w:rsid w:val="00550757"/>
    <w:rsid w:val="00550873"/>
    <w:rsid w:val="00550996"/>
    <w:rsid w:val="00550B0D"/>
    <w:rsid w:val="00550B30"/>
    <w:rsid w:val="00550DDD"/>
    <w:rsid w:val="00550F86"/>
    <w:rsid w:val="005513BA"/>
    <w:rsid w:val="00551540"/>
    <w:rsid w:val="00551645"/>
    <w:rsid w:val="0055170C"/>
    <w:rsid w:val="00551BE2"/>
    <w:rsid w:val="00551C0F"/>
    <w:rsid w:val="005526E4"/>
    <w:rsid w:val="005529E9"/>
    <w:rsid w:val="00552D26"/>
    <w:rsid w:val="00552D86"/>
    <w:rsid w:val="00552EE7"/>
    <w:rsid w:val="005537E1"/>
    <w:rsid w:val="00554575"/>
    <w:rsid w:val="005549D0"/>
    <w:rsid w:val="00554A8A"/>
    <w:rsid w:val="00554BFA"/>
    <w:rsid w:val="00554EA6"/>
    <w:rsid w:val="005554E6"/>
    <w:rsid w:val="0055566A"/>
    <w:rsid w:val="005558AE"/>
    <w:rsid w:val="00555981"/>
    <w:rsid w:val="00555AD8"/>
    <w:rsid w:val="00555B45"/>
    <w:rsid w:val="00555D5A"/>
    <w:rsid w:val="00555DD8"/>
    <w:rsid w:val="00555DE8"/>
    <w:rsid w:val="00555E04"/>
    <w:rsid w:val="005561DD"/>
    <w:rsid w:val="0055620C"/>
    <w:rsid w:val="005562E7"/>
    <w:rsid w:val="005574AF"/>
    <w:rsid w:val="0055757E"/>
    <w:rsid w:val="005578B3"/>
    <w:rsid w:val="00557BA9"/>
    <w:rsid w:val="00557CC0"/>
    <w:rsid w:val="00557DD6"/>
    <w:rsid w:val="0056039D"/>
    <w:rsid w:val="00560BD8"/>
    <w:rsid w:val="00560DEF"/>
    <w:rsid w:val="00561003"/>
    <w:rsid w:val="005613B7"/>
    <w:rsid w:val="00561453"/>
    <w:rsid w:val="00561745"/>
    <w:rsid w:val="00561BFD"/>
    <w:rsid w:val="00561C1A"/>
    <w:rsid w:val="00562407"/>
    <w:rsid w:val="005624E4"/>
    <w:rsid w:val="00562BE2"/>
    <w:rsid w:val="00562C41"/>
    <w:rsid w:val="00562C76"/>
    <w:rsid w:val="00562D8F"/>
    <w:rsid w:val="00562E34"/>
    <w:rsid w:val="00563059"/>
    <w:rsid w:val="00563155"/>
    <w:rsid w:val="00563160"/>
    <w:rsid w:val="0056341F"/>
    <w:rsid w:val="0056356A"/>
    <w:rsid w:val="00563A22"/>
    <w:rsid w:val="00563A5D"/>
    <w:rsid w:val="00563D7D"/>
    <w:rsid w:val="00563F19"/>
    <w:rsid w:val="00563F42"/>
    <w:rsid w:val="0056417E"/>
    <w:rsid w:val="0056418F"/>
    <w:rsid w:val="00564312"/>
    <w:rsid w:val="00564590"/>
    <w:rsid w:val="0056475C"/>
    <w:rsid w:val="00564AB0"/>
    <w:rsid w:val="00564ECA"/>
    <w:rsid w:val="00564F7F"/>
    <w:rsid w:val="00565683"/>
    <w:rsid w:val="005659B3"/>
    <w:rsid w:val="00565B87"/>
    <w:rsid w:val="00565FE9"/>
    <w:rsid w:val="00566193"/>
    <w:rsid w:val="0056636D"/>
    <w:rsid w:val="005668E9"/>
    <w:rsid w:val="0056694F"/>
    <w:rsid w:val="00566965"/>
    <w:rsid w:val="00566D00"/>
    <w:rsid w:val="00567069"/>
    <w:rsid w:val="00567579"/>
    <w:rsid w:val="0056777F"/>
    <w:rsid w:val="00567D98"/>
    <w:rsid w:val="00567EDC"/>
    <w:rsid w:val="00570193"/>
    <w:rsid w:val="0057045F"/>
    <w:rsid w:val="0057050A"/>
    <w:rsid w:val="00570964"/>
    <w:rsid w:val="00570A32"/>
    <w:rsid w:val="00570E5D"/>
    <w:rsid w:val="00570F98"/>
    <w:rsid w:val="00570FBB"/>
    <w:rsid w:val="005714D1"/>
    <w:rsid w:val="00571678"/>
    <w:rsid w:val="005717BC"/>
    <w:rsid w:val="00571902"/>
    <w:rsid w:val="005719A9"/>
    <w:rsid w:val="00571B0B"/>
    <w:rsid w:val="00571D58"/>
    <w:rsid w:val="005720D9"/>
    <w:rsid w:val="00572127"/>
    <w:rsid w:val="00572171"/>
    <w:rsid w:val="00572600"/>
    <w:rsid w:val="00572636"/>
    <w:rsid w:val="00572C42"/>
    <w:rsid w:val="00572CDB"/>
    <w:rsid w:val="0057365F"/>
    <w:rsid w:val="005736FF"/>
    <w:rsid w:val="00573833"/>
    <w:rsid w:val="00573A17"/>
    <w:rsid w:val="00573D36"/>
    <w:rsid w:val="00573E1B"/>
    <w:rsid w:val="00573E63"/>
    <w:rsid w:val="00573FD0"/>
    <w:rsid w:val="00574206"/>
    <w:rsid w:val="00574294"/>
    <w:rsid w:val="005744A4"/>
    <w:rsid w:val="00574772"/>
    <w:rsid w:val="005748BC"/>
    <w:rsid w:val="00574A12"/>
    <w:rsid w:val="00575035"/>
    <w:rsid w:val="0057513F"/>
    <w:rsid w:val="005751EB"/>
    <w:rsid w:val="005752B4"/>
    <w:rsid w:val="005754F1"/>
    <w:rsid w:val="00575578"/>
    <w:rsid w:val="00575636"/>
    <w:rsid w:val="00575725"/>
    <w:rsid w:val="00575881"/>
    <w:rsid w:val="005758EC"/>
    <w:rsid w:val="005759B8"/>
    <w:rsid w:val="00575FCC"/>
    <w:rsid w:val="005762F5"/>
    <w:rsid w:val="0057676E"/>
    <w:rsid w:val="00576E19"/>
    <w:rsid w:val="00576E25"/>
    <w:rsid w:val="00576E8B"/>
    <w:rsid w:val="00577021"/>
    <w:rsid w:val="0057728D"/>
    <w:rsid w:val="00577761"/>
    <w:rsid w:val="00577786"/>
    <w:rsid w:val="005777ED"/>
    <w:rsid w:val="00577FE1"/>
    <w:rsid w:val="00577FFA"/>
    <w:rsid w:val="00580136"/>
    <w:rsid w:val="0058018B"/>
    <w:rsid w:val="005806AC"/>
    <w:rsid w:val="0058086C"/>
    <w:rsid w:val="00580E54"/>
    <w:rsid w:val="00580F59"/>
    <w:rsid w:val="00580F7A"/>
    <w:rsid w:val="00580F9E"/>
    <w:rsid w:val="005810A8"/>
    <w:rsid w:val="00581553"/>
    <w:rsid w:val="005816F3"/>
    <w:rsid w:val="00581774"/>
    <w:rsid w:val="00581B31"/>
    <w:rsid w:val="005820E2"/>
    <w:rsid w:val="00582159"/>
    <w:rsid w:val="005822EC"/>
    <w:rsid w:val="0058271A"/>
    <w:rsid w:val="00582948"/>
    <w:rsid w:val="00582BBA"/>
    <w:rsid w:val="00582BDD"/>
    <w:rsid w:val="00583297"/>
    <w:rsid w:val="005839F0"/>
    <w:rsid w:val="005841D7"/>
    <w:rsid w:val="005842B6"/>
    <w:rsid w:val="00585653"/>
    <w:rsid w:val="00585A91"/>
    <w:rsid w:val="00586043"/>
    <w:rsid w:val="005860C5"/>
    <w:rsid w:val="00586241"/>
    <w:rsid w:val="00586445"/>
    <w:rsid w:val="0058650A"/>
    <w:rsid w:val="00586600"/>
    <w:rsid w:val="005868E4"/>
    <w:rsid w:val="00586A6A"/>
    <w:rsid w:val="00586D10"/>
    <w:rsid w:val="0058716D"/>
    <w:rsid w:val="005872D0"/>
    <w:rsid w:val="0058774D"/>
    <w:rsid w:val="00587755"/>
    <w:rsid w:val="0058775D"/>
    <w:rsid w:val="005879B7"/>
    <w:rsid w:val="00587EC2"/>
    <w:rsid w:val="00587F3C"/>
    <w:rsid w:val="00590263"/>
    <w:rsid w:val="005902D9"/>
    <w:rsid w:val="00590691"/>
    <w:rsid w:val="005906CD"/>
    <w:rsid w:val="00590DAB"/>
    <w:rsid w:val="00590E59"/>
    <w:rsid w:val="0059101B"/>
    <w:rsid w:val="00591059"/>
    <w:rsid w:val="0059106B"/>
    <w:rsid w:val="005912F4"/>
    <w:rsid w:val="0059142B"/>
    <w:rsid w:val="0059164D"/>
    <w:rsid w:val="0059167E"/>
    <w:rsid w:val="00591964"/>
    <w:rsid w:val="00591B9B"/>
    <w:rsid w:val="00591D60"/>
    <w:rsid w:val="005920DC"/>
    <w:rsid w:val="00592131"/>
    <w:rsid w:val="00592231"/>
    <w:rsid w:val="0059236D"/>
    <w:rsid w:val="005923E2"/>
    <w:rsid w:val="005926C7"/>
    <w:rsid w:val="0059287E"/>
    <w:rsid w:val="00592989"/>
    <w:rsid w:val="00593005"/>
    <w:rsid w:val="00593253"/>
    <w:rsid w:val="00593433"/>
    <w:rsid w:val="00593438"/>
    <w:rsid w:val="0059354D"/>
    <w:rsid w:val="00593793"/>
    <w:rsid w:val="005937AB"/>
    <w:rsid w:val="0059390C"/>
    <w:rsid w:val="00593CF9"/>
    <w:rsid w:val="00593D6D"/>
    <w:rsid w:val="00593DC2"/>
    <w:rsid w:val="00593F34"/>
    <w:rsid w:val="005940AB"/>
    <w:rsid w:val="00594929"/>
    <w:rsid w:val="0059587A"/>
    <w:rsid w:val="00595930"/>
    <w:rsid w:val="0059599A"/>
    <w:rsid w:val="005959CA"/>
    <w:rsid w:val="0059657D"/>
    <w:rsid w:val="0059665E"/>
    <w:rsid w:val="00596751"/>
    <w:rsid w:val="00596899"/>
    <w:rsid w:val="00596D19"/>
    <w:rsid w:val="0059731E"/>
    <w:rsid w:val="00597926"/>
    <w:rsid w:val="00597DB9"/>
    <w:rsid w:val="005A0A21"/>
    <w:rsid w:val="005A0B01"/>
    <w:rsid w:val="005A0DE1"/>
    <w:rsid w:val="005A0F5B"/>
    <w:rsid w:val="005A10A4"/>
    <w:rsid w:val="005A16A8"/>
    <w:rsid w:val="005A191C"/>
    <w:rsid w:val="005A1A96"/>
    <w:rsid w:val="005A1BFB"/>
    <w:rsid w:val="005A1CDB"/>
    <w:rsid w:val="005A1F9B"/>
    <w:rsid w:val="005A26F2"/>
    <w:rsid w:val="005A279C"/>
    <w:rsid w:val="005A2C63"/>
    <w:rsid w:val="005A2CC7"/>
    <w:rsid w:val="005A2DF8"/>
    <w:rsid w:val="005A2F09"/>
    <w:rsid w:val="005A308C"/>
    <w:rsid w:val="005A32C9"/>
    <w:rsid w:val="005A34CE"/>
    <w:rsid w:val="005A3A8D"/>
    <w:rsid w:val="005A3C92"/>
    <w:rsid w:val="005A3D69"/>
    <w:rsid w:val="005A46ED"/>
    <w:rsid w:val="005A4B84"/>
    <w:rsid w:val="005A4C1D"/>
    <w:rsid w:val="005A4CC9"/>
    <w:rsid w:val="005A4D6D"/>
    <w:rsid w:val="005A4E19"/>
    <w:rsid w:val="005A5211"/>
    <w:rsid w:val="005A540D"/>
    <w:rsid w:val="005A545E"/>
    <w:rsid w:val="005A5833"/>
    <w:rsid w:val="005A584D"/>
    <w:rsid w:val="005A5A1E"/>
    <w:rsid w:val="005A5C46"/>
    <w:rsid w:val="005A604C"/>
    <w:rsid w:val="005A60EE"/>
    <w:rsid w:val="005A6304"/>
    <w:rsid w:val="005A65DC"/>
    <w:rsid w:val="005A67E8"/>
    <w:rsid w:val="005A6E89"/>
    <w:rsid w:val="005A70EE"/>
    <w:rsid w:val="005A7308"/>
    <w:rsid w:val="005A73B7"/>
    <w:rsid w:val="005A7651"/>
    <w:rsid w:val="005A78B7"/>
    <w:rsid w:val="005B0082"/>
    <w:rsid w:val="005B037E"/>
    <w:rsid w:val="005B09FF"/>
    <w:rsid w:val="005B0A11"/>
    <w:rsid w:val="005B0A41"/>
    <w:rsid w:val="005B0BC0"/>
    <w:rsid w:val="005B14CE"/>
    <w:rsid w:val="005B18D9"/>
    <w:rsid w:val="005B1AD1"/>
    <w:rsid w:val="005B1DA5"/>
    <w:rsid w:val="005B1E7A"/>
    <w:rsid w:val="005B1E93"/>
    <w:rsid w:val="005B1F6A"/>
    <w:rsid w:val="005B2009"/>
    <w:rsid w:val="005B2597"/>
    <w:rsid w:val="005B25FE"/>
    <w:rsid w:val="005B2631"/>
    <w:rsid w:val="005B2E2D"/>
    <w:rsid w:val="005B2E4A"/>
    <w:rsid w:val="005B314C"/>
    <w:rsid w:val="005B3573"/>
    <w:rsid w:val="005B3744"/>
    <w:rsid w:val="005B377A"/>
    <w:rsid w:val="005B38EF"/>
    <w:rsid w:val="005B3AF5"/>
    <w:rsid w:val="005B418E"/>
    <w:rsid w:val="005B41AD"/>
    <w:rsid w:val="005B4614"/>
    <w:rsid w:val="005B47F3"/>
    <w:rsid w:val="005B48BC"/>
    <w:rsid w:val="005B4A08"/>
    <w:rsid w:val="005B4C50"/>
    <w:rsid w:val="005B4C65"/>
    <w:rsid w:val="005B511E"/>
    <w:rsid w:val="005B53D5"/>
    <w:rsid w:val="005B55FD"/>
    <w:rsid w:val="005B57CB"/>
    <w:rsid w:val="005B5B82"/>
    <w:rsid w:val="005B5E3B"/>
    <w:rsid w:val="005B5E4A"/>
    <w:rsid w:val="005B60D7"/>
    <w:rsid w:val="005B62E9"/>
    <w:rsid w:val="005B667D"/>
    <w:rsid w:val="005B673A"/>
    <w:rsid w:val="005B6792"/>
    <w:rsid w:val="005B6847"/>
    <w:rsid w:val="005B6988"/>
    <w:rsid w:val="005B6BD7"/>
    <w:rsid w:val="005B6E1C"/>
    <w:rsid w:val="005B78AC"/>
    <w:rsid w:val="005B79CC"/>
    <w:rsid w:val="005B7A4F"/>
    <w:rsid w:val="005BC393"/>
    <w:rsid w:val="005C08B6"/>
    <w:rsid w:val="005C09C9"/>
    <w:rsid w:val="005C0C04"/>
    <w:rsid w:val="005C0F8D"/>
    <w:rsid w:val="005C1259"/>
    <w:rsid w:val="005C1B51"/>
    <w:rsid w:val="005C1DC3"/>
    <w:rsid w:val="005C2017"/>
    <w:rsid w:val="005C2207"/>
    <w:rsid w:val="005C2864"/>
    <w:rsid w:val="005C2D28"/>
    <w:rsid w:val="005C2E1F"/>
    <w:rsid w:val="005C3761"/>
    <w:rsid w:val="005C3B9B"/>
    <w:rsid w:val="005C3C4E"/>
    <w:rsid w:val="005C3DD6"/>
    <w:rsid w:val="005C4045"/>
    <w:rsid w:val="005C4096"/>
    <w:rsid w:val="005C4352"/>
    <w:rsid w:val="005C43ED"/>
    <w:rsid w:val="005C4FBF"/>
    <w:rsid w:val="005C4FE1"/>
    <w:rsid w:val="005C5062"/>
    <w:rsid w:val="005C5111"/>
    <w:rsid w:val="005C5123"/>
    <w:rsid w:val="005C53AB"/>
    <w:rsid w:val="005C5568"/>
    <w:rsid w:val="005C5779"/>
    <w:rsid w:val="005C590B"/>
    <w:rsid w:val="005C5C51"/>
    <w:rsid w:val="005C60DA"/>
    <w:rsid w:val="005C63FB"/>
    <w:rsid w:val="005C65C8"/>
    <w:rsid w:val="005C6625"/>
    <w:rsid w:val="005C6771"/>
    <w:rsid w:val="005C6A2B"/>
    <w:rsid w:val="005C6B8F"/>
    <w:rsid w:val="005C6F71"/>
    <w:rsid w:val="005C7254"/>
    <w:rsid w:val="005C72DE"/>
    <w:rsid w:val="005C7306"/>
    <w:rsid w:val="005C777B"/>
    <w:rsid w:val="005C7DA6"/>
    <w:rsid w:val="005D018A"/>
    <w:rsid w:val="005D0202"/>
    <w:rsid w:val="005D02A3"/>
    <w:rsid w:val="005D02E4"/>
    <w:rsid w:val="005D099E"/>
    <w:rsid w:val="005D0A0E"/>
    <w:rsid w:val="005D0A5F"/>
    <w:rsid w:val="005D0B79"/>
    <w:rsid w:val="005D141B"/>
    <w:rsid w:val="005D1448"/>
    <w:rsid w:val="005D1735"/>
    <w:rsid w:val="005D1A87"/>
    <w:rsid w:val="005D1FC7"/>
    <w:rsid w:val="005D202D"/>
    <w:rsid w:val="005D20D0"/>
    <w:rsid w:val="005D2129"/>
    <w:rsid w:val="005D21E1"/>
    <w:rsid w:val="005D22E6"/>
    <w:rsid w:val="005D2A90"/>
    <w:rsid w:val="005D2DE6"/>
    <w:rsid w:val="005D2FD8"/>
    <w:rsid w:val="005D3114"/>
    <w:rsid w:val="005D3927"/>
    <w:rsid w:val="005D3BEB"/>
    <w:rsid w:val="005D3C54"/>
    <w:rsid w:val="005D4577"/>
    <w:rsid w:val="005D48A4"/>
    <w:rsid w:val="005D4BDF"/>
    <w:rsid w:val="005D50A4"/>
    <w:rsid w:val="005D533A"/>
    <w:rsid w:val="005D5B3E"/>
    <w:rsid w:val="005D5C00"/>
    <w:rsid w:val="005D5C9E"/>
    <w:rsid w:val="005D5CF4"/>
    <w:rsid w:val="005D60EC"/>
    <w:rsid w:val="005D621D"/>
    <w:rsid w:val="005D638B"/>
    <w:rsid w:val="005D665E"/>
    <w:rsid w:val="005D6B28"/>
    <w:rsid w:val="005D6B3D"/>
    <w:rsid w:val="005D6BAD"/>
    <w:rsid w:val="005D71E7"/>
    <w:rsid w:val="005D7484"/>
    <w:rsid w:val="005D75D2"/>
    <w:rsid w:val="005D7723"/>
    <w:rsid w:val="005D7905"/>
    <w:rsid w:val="005D7B4E"/>
    <w:rsid w:val="005D7F20"/>
    <w:rsid w:val="005E02FF"/>
    <w:rsid w:val="005E031C"/>
    <w:rsid w:val="005E05BD"/>
    <w:rsid w:val="005E0732"/>
    <w:rsid w:val="005E0A2F"/>
    <w:rsid w:val="005E0ACF"/>
    <w:rsid w:val="005E10EE"/>
    <w:rsid w:val="005E1168"/>
    <w:rsid w:val="005E17A3"/>
    <w:rsid w:val="005E1B08"/>
    <w:rsid w:val="005E2060"/>
    <w:rsid w:val="005E2259"/>
    <w:rsid w:val="005E2317"/>
    <w:rsid w:val="005E2695"/>
    <w:rsid w:val="005E2859"/>
    <w:rsid w:val="005E289A"/>
    <w:rsid w:val="005E29B7"/>
    <w:rsid w:val="005E2AAC"/>
    <w:rsid w:val="005E2B4A"/>
    <w:rsid w:val="005E2C17"/>
    <w:rsid w:val="005E2E18"/>
    <w:rsid w:val="005E3052"/>
    <w:rsid w:val="005E3B12"/>
    <w:rsid w:val="005E3C2B"/>
    <w:rsid w:val="005E3D36"/>
    <w:rsid w:val="005E44AA"/>
    <w:rsid w:val="005E45CF"/>
    <w:rsid w:val="005E497A"/>
    <w:rsid w:val="005E4D21"/>
    <w:rsid w:val="005E50B8"/>
    <w:rsid w:val="005E582D"/>
    <w:rsid w:val="005E59AE"/>
    <w:rsid w:val="005E5BF4"/>
    <w:rsid w:val="005E5DC8"/>
    <w:rsid w:val="005E6005"/>
    <w:rsid w:val="005E61D7"/>
    <w:rsid w:val="005E629F"/>
    <w:rsid w:val="005E64C7"/>
    <w:rsid w:val="005E64F4"/>
    <w:rsid w:val="005E654A"/>
    <w:rsid w:val="005E69D4"/>
    <w:rsid w:val="005E6B1E"/>
    <w:rsid w:val="005E7711"/>
    <w:rsid w:val="005E7719"/>
    <w:rsid w:val="005E7791"/>
    <w:rsid w:val="005E78CF"/>
    <w:rsid w:val="005E7F69"/>
    <w:rsid w:val="005F0BFF"/>
    <w:rsid w:val="005F1019"/>
    <w:rsid w:val="005F1145"/>
    <w:rsid w:val="005F1209"/>
    <w:rsid w:val="005F14B6"/>
    <w:rsid w:val="005F1502"/>
    <w:rsid w:val="005F15CF"/>
    <w:rsid w:val="005F1717"/>
    <w:rsid w:val="005F1781"/>
    <w:rsid w:val="005F1960"/>
    <w:rsid w:val="005F1972"/>
    <w:rsid w:val="005F19B0"/>
    <w:rsid w:val="005F1A9C"/>
    <w:rsid w:val="005F1B41"/>
    <w:rsid w:val="005F1BA8"/>
    <w:rsid w:val="005F225C"/>
    <w:rsid w:val="005F23DD"/>
    <w:rsid w:val="005F2528"/>
    <w:rsid w:val="005F262D"/>
    <w:rsid w:val="005F26A0"/>
    <w:rsid w:val="005F27EB"/>
    <w:rsid w:val="005F27EC"/>
    <w:rsid w:val="005F281F"/>
    <w:rsid w:val="005F2B2D"/>
    <w:rsid w:val="005F2BBB"/>
    <w:rsid w:val="005F2E97"/>
    <w:rsid w:val="005F2F49"/>
    <w:rsid w:val="005F3009"/>
    <w:rsid w:val="005F3312"/>
    <w:rsid w:val="005F34A3"/>
    <w:rsid w:val="005F3FDB"/>
    <w:rsid w:val="005F451C"/>
    <w:rsid w:val="005F457B"/>
    <w:rsid w:val="005F465F"/>
    <w:rsid w:val="005F5256"/>
    <w:rsid w:val="005F5665"/>
    <w:rsid w:val="005F5678"/>
    <w:rsid w:val="005F5B22"/>
    <w:rsid w:val="005F5B47"/>
    <w:rsid w:val="005F5B5D"/>
    <w:rsid w:val="005F60E8"/>
    <w:rsid w:val="005F6162"/>
    <w:rsid w:val="005F6B32"/>
    <w:rsid w:val="005F6E27"/>
    <w:rsid w:val="005F7210"/>
    <w:rsid w:val="005F7A3F"/>
    <w:rsid w:val="005F7B41"/>
    <w:rsid w:val="005F7B4B"/>
    <w:rsid w:val="005F7DDC"/>
    <w:rsid w:val="00600486"/>
    <w:rsid w:val="0060062E"/>
    <w:rsid w:val="0060076A"/>
    <w:rsid w:val="00600BDD"/>
    <w:rsid w:val="00600F16"/>
    <w:rsid w:val="00600F56"/>
    <w:rsid w:val="00600FE0"/>
    <w:rsid w:val="0060123D"/>
    <w:rsid w:val="0060127E"/>
    <w:rsid w:val="00601433"/>
    <w:rsid w:val="006014FC"/>
    <w:rsid w:val="00601A37"/>
    <w:rsid w:val="00601AE9"/>
    <w:rsid w:val="00601FE8"/>
    <w:rsid w:val="0060263F"/>
    <w:rsid w:val="006028D3"/>
    <w:rsid w:val="00603132"/>
    <w:rsid w:val="0060381F"/>
    <w:rsid w:val="00603D4A"/>
    <w:rsid w:val="006049F7"/>
    <w:rsid w:val="00604AE2"/>
    <w:rsid w:val="00604BAF"/>
    <w:rsid w:val="00604C5E"/>
    <w:rsid w:val="00604D13"/>
    <w:rsid w:val="00604DB9"/>
    <w:rsid w:val="00604E93"/>
    <w:rsid w:val="00605213"/>
    <w:rsid w:val="00605555"/>
    <w:rsid w:val="006057D1"/>
    <w:rsid w:val="006058CF"/>
    <w:rsid w:val="0060594E"/>
    <w:rsid w:val="00605DF4"/>
    <w:rsid w:val="00606324"/>
    <w:rsid w:val="00606540"/>
    <w:rsid w:val="00606D27"/>
    <w:rsid w:val="00607086"/>
    <w:rsid w:val="00607624"/>
    <w:rsid w:val="00610526"/>
    <w:rsid w:val="0061074D"/>
    <w:rsid w:val="00610760"/>
    <w:rsid w:val="0061085E"/>
    <w:rsid w:val="006108E4"/>
    <w:rsid w:val="00610A85"/>
    <w:rsid w:val="00610C89"/>
    <w:rsid w:val="00610EA9"/>
    <w:rsid w:val="00610ED3"/>
    <w:rsid w:val="00611D11"/>
    <w:rsid w:val="00611F97"/>
    <w:rsid w:val="0061212D"/>
    <w:rsid w:val="006131BF"/>
    <w:rsid w:val="006132F5"/>
    <w:rsid w:val="006136CA"/>
    <w:rsid w:val="00613720"/>
    <w:rsid w:val="0061379C"/>
    <w:rsid w:val="00613E3A"/>
    <w:rsid w:val="00614245"/>
    <w:rsid w:val="006146A5"/>
    <w:rsid w:val="006149F5"/>
    <w:rsid w:val="00614A48"/>
    <w:rsid w:val="00614AEA"/>
    <w:rsid w:val="006152CA"/>
    <w:rsid w:val="006154A4"/>
    <w:rsid w:val="006156B8"/>
    <w:rsid w:val="00615AE8"/>
    <w:rsid w:val="00615B2E"/>
    <w:rsid w:val="00616010"/>
    <w:rsid w:val="00616161"/>
    <w:rsid w:val="006162D1"/>
    <w:rsid w:val="006165A4"/>
    <w:rsid w:val="006168EE"/>
    <w:rsid w:val="00616AA0"/>
    <w:rsid w:val="00616CB1"/>
    <w:rsid w:val="00616F2B"/>
    <w:rsid w:val="006170A3"/>
    <w:rsid w:val="0061731A"/>
    <w:rsid w:val="00617735"/>
    <w:rsid w:val="00617822"/>
    <w:rsid w:val="00617865"/>
    <w:rsid w:val="00617B20"/>
    <w:rsid w:val="00617EF9"/>
    <w:rsid w:val="00620046"/>
    <w:rsid w:val="00620BD0"/>
    <w:rsid w:val="00620D42"/>
    <w:rsid w:val="00620DD3"/>
    <w:rsid w:val="006211ED"/>
    <w:rsid w:val="0062130D"/>
    <w:rsid w:val="00621337"/>
    <w:rsid w:val="006214B4"/>
    <w:rsid w:val="0062158D"/>
    <w:rsid w:val="00621770"/>
    <w:rsid w:val="00621B2B"/>
    <w:rsid w:val="00621B9E"/>
    <w:rsid w:val="00621F1D"/>
    <w:rsid w:val="0062216D"/>
    <w:rsid w:val="0062248B"/>
    <w:rsid w:val="00622CC8"/>
    <w:rsid w:val="00622E68"/>
    <w:rsid w:val="00622F67"/>
    <w:rsid w:val="0062312F"/>
    <w:rsid w:val="006231BF"/>
    <w:rsid w:val="00623229"/>
    <w:rsid w:val="006232DC"/>
    <w:rsid w:val="00623315"/>
    <w:rsid w:val="006236AE"/>
    <w:rsid w:val="00623753"/>
    <w:rsid w:val="00623767"/>
    <w:rsid w:val="00623C02"/>
    <w:rsid w:val="00624061"/>
    <w:rsid w:val="00624069"/>
    <w:rsid w:val="00624084"/>
    <w:rsid w:val="006241E2"/>
    <w:rsid w:val="006242C4"/>
    <w:rsid w:val="0062446C"/>
    <w:rsid w:val="00624905"/>
    <w:rsid w:val="00624B33"/>
    <w:rsid w:val="00624F8E"/>
    <w:rsid w:val="00625151"/>
    <w:rsid w:val="00625194"/>
    <w:rsid w:val="00625288"/>
    <w:rsid w:val="0062564F"/>
    <w:rsid w:val="00625694"/>
    <w:rsid w:val="0062584E"/>
    <w:rsid w:val="00625938"/>
    <w:rsid w:val="0062595F"/>
    <w:rsid w:val="00625A04"/>
    <w:rsid w:val="00625CDD"/>
    <w:rsid w:val="00625E51"/>
    <w:rsid w:val="00625E78"/>
    <w:rsid w:val="00626124"/>
    <w:rsid w:val="006262E6"/>
    <w:rsid w:val="006263A2"/>
    <w:rsid w:val="006264BC"/>
    <w:rsid w:val="006265EA"/>
    <w:rsid w:val="00626AEF"/>
    <w:rsid w:val="00626C3C"/>
    <w:rsid w:val="00626FB5"/>
    <w:rsid w:val="006270FD"/>
    <w:rsid w:val="00627649"/>
    <w:rsid w:val="006279AF"/>
    <w:rsid w:val="00627B1A"/>
    <w:rsid w:val="00627B46"/>
    <w:rsid w:val="00627ED5"/>
    <w:rsid w:val="00630514"/>
    <w:rsid w:val="0063055E"/>
    <w:rsid w:val="0063068B"/>
    <w:rsid w:val="00630784"/>
    <w:rsid w:val="00630B4B"/>
    <w:rsid w:val="00630DA4"/>
    <w:rsid w:val="00630E43"/>
    <w:rsid w:val="00630FA8"/>
    <w:rsid w:val="006310C7"/>
    <w:rsid w:val="0063112D"/>
    <w:rsid w:val="00631519"/>
    <w:rsid w:val="006315CF"/>
    <w:rsid w:val="00631AEE"/>
    <w:rsid w:val="00631D75"/>
    <w:rsid w:val="00632424"/>
    <w:rsid w:val="0063259A"/>
    <w:rsid w:val="00632B6F"/>
    <w:rsid w:val="00632D82"/>
    <w:rsid w:val="00632DFB"/>
    <w:rsid w:val="00632E19"/>
    <w:rsid w:val="00632EAE"/>
    <w:rsid w:val="00632FE1"/>
    <w:rsid w:val="006330D6"/>
    <w:rsid w:val="0063345B"/>
    <w:rsid w:val="00633515"/>
    <w:rsid w:val="00633C50"/>
    <w:rsid w:val="00633EAB"/>
    <w:rsid w:val="00634387"/>
    <w:rsid w:val="00634898"/>
    <w:rsid w:val="00634913"/>
    <w:rsid w:val="00634C53"/>
    <w:rsid w:val="00634E70"/>
    <w:rsid w:val="006351AF"/>
    <w:rsid w:val="0063542F"/>
    <w:rsid w:val="00635804"/>
    <w:rsid w:val="00635911"/>
    <w:rsid w:val="00635C85"/>
    <w:rsid w:val="00635DAD"/>
    <w:rsid w:val="00635E22"/>
    <w:rsid w:val="00636050"/>
    <w:rsid w:val="006366F8"/>
    <w:rsid w:val="00636F12"/>
    <w:rsid w:val="00637025"/>
    <w:rsid w:val="006371F6"/>
    <w:rsid w:val="00637321"/>
    <w:rsid w:val="0063735C"/>
    <w:rsid w:val="0063742F"/>
    <w:rsid w:val="00637444"/>
    <w:rsid w:val="00637494"/>
    <w:rsid w:val="00637A0F"/>
    <w:rsid w:val="00637C90"/>
    <w:rsid w:val="00637DCF"/>
    <w:rsid w:val="00637EC2"/>
    <w:rsid w:val="006404CE"/>
    <w:rsid w:val="006406A8"/>
    <w:rsid w:val="006408D9"/>
    <w:rsid w:val="00640920"/>
    <w:rsid w:val="00640B46"/>
    <w:rsid w:val="00641086"/>
    <w:rsid w:val="006410D6"/>
    <w:rsid w:val="00641218"/>
    <w:rsid w:val="006415D1"/>
    <w:rsid w:val="00641D91"/>
    <w:rsid w:val="00641E8D"/>
    <w:rsid w:val="00642090"/>
    <w:rsid w:val="00642149"/>
    <w:rsid w:val="006421DD"/>
    <w:rsid w:val="006425C5"/>
    <w:rsid w:val="00642B02"/>
    <w:rsid w:val="00642D29"/>
    <w:rsid w:val="00643226"/>
    <w:rsid w:val="00643674"/>
    <w:rsid w:val="006436FF"/>
    <w:rsid w:val="00643736"/>
    <w:rsid w:val="0064380C"/>
    <w:rsid w:val="0064380D"/>
    <w:rsid w:val="0064395F"/>
    <w:rsid w:val="00644044"/>
    <w:rsid w:val="0064409B"/>
    <w:rsid w:val="006442EE"/>
    <w:rsid w:val="006443EC"/>
    <w:rsid w:val="006444A0"/>
    <w:rsid w:val="00644570"/>
    <w:rsid w:val="0064479B"/>
    <w:rsid w:val="00644B07"/>
    <w:rsid w:val="00644E1C"/>
    <w:rsid w:val="00645B6F"/>
    <w:rsid w:val="00645BB8"/>
    <w:rsid w:val="00645CA5"/>
    <w:rsid w:val="00645CF1"/>
    <w:rsid w:val="00645F2B"/>
    <w:rsid w:val="00645F52"/>
    <w:rsid w:val="00646034"/>
    <w:rsid w:val="006463C6"/>
    <w:rsid w:val="006464C1"/>
    <w:rsid w:val="006465BE"/>
    <w:rsid w:val="0064677B"/>
    <w:rsid w:val="006467ED"/>
    <w:rsid w:val="0064682C"/>
    <w:rsid w:val="00647197"/>
    <w:rsid w:val="00647824"/>
    <w:rsid w:val="00647D06"/>
    <w:rsid w:val="00647FC7"/>
    <w:rsid w:val="00650068"/>
    <w:rsid w:val="0065017C"/>
    <w:rsid w:val="00650180"/>
    <w:rsid w:val="006506A1"/>
    <w:rsid w:val="00650E42"/>
    <w:rsid w:val="00650F7D"/>
    <w:rsid w:val="0065124B"/>
    <w:rsid w:val="006513B4"/>
    <w:rsid w:val="00651712"/>
    <w:rsid w:val="006519B2"/>
    <w:rsid w:val="00651AE5"/>
    <w:rsid w:val="00651F92"/>
    <w:rsid w:val="0065229A"/>
    <w:rsid w:val="006526F8"/>
    <w:rsid w:val="006527CD"/>
    <w:rsid w:val="00652A48"/>
    <w:rsid w:val="00652B5D"/>
    <w:rsid w:val="00652EB1"/>
    <w:rsid w:val="006532B9"/>
    <w:rsid w:val="00653573"/>
    <w:rsid w:val="00653581"/>
    <w:rsid w:val="0065362E"/>
    <w:rsid w:val="0065375D"/>
    <w:rsid w:val="006538EC"/>
    <w:rsid w:val="00653AE1"/>
    <w:rsid w:val="00653F05"/>
    <w:rsid w:val="0065402F"/>
    <w:rsid w:val="00654280"/>
    <w:rsid w:val="006544A8"/>
    <w:rsid w:val="006544F6"/>
    <w:rsid w:val="0065494A"/>
    <w:rsid w:val="00654FA6"/>
    <w:rsid w:val="00655125"/>
    <w:rsid w:val="00655136"/>
    <w:rsid w:val="00655194"/>
    <w:rsid w:val="006553C6"/>
    <w:rsid w:val="00655548"/>
    <w:rsid w:val="006558DC"/>
    <w:rsid w:val="00655BE4"/>
    <w:rsid w:val="00655C36"/>
    <w:rsid w:val="00656154"/>
    <w:rsid w:val="0065693E"/>
    <w:rsid w:val="006569EC"/>
    <w:rsid w:val="00657243"/>
    <w:rsid w:val="006572C2"/>
    <w:rsid w:val="006576B1"/>
    <w:rsid w:val="006577B3"/>
    <w:rsid w:val="00657A4E"/>
    <w:rsid w:val="00657B9C"/>
    <w:rsid w:val="00657E50"/>
    <w:rsid w:val="00657EB2"/>
    <w:rsid w:val="00660305"/>
    <w:rsid w:val="0066038A"/>
    <w:rsid w:val="006603DD"/>
    <w:rsid w:val="006604C2"/>
    <w:rsid w:val="00660884"/>
    <w:rsid w:val="00660A86"/>
    <w:rsid w:val="00660DDB"/>
    <w:rsid w:val="00661073"/>
    <w:rsid w:val="006611E7"/>
    <w:rsid w:val="00661879"/>
    <w:rsid w:val="0066193D"/>
    <w:rsid w:val="00661AA1"/>
    <w:rsid w:val="00661C79"/>
    <w:rsid w:val="00661C7C"/>
    <w:rsid w:val="00661F1D"/>
    <w:rsid w:val="00661FD2"/>
    <w:rsid w:val="00662227"/>
    <w:rsid w:val="006623BD"/>
    <w:rsid w:val="0066250B"/>
    <w:rsid w:val="00662527"/>
    <w:rsid w:val="0066255D"/>
    <w:rsid w:val="00662743"/>
    <w:rsid w:val="00662A21"/>
    <w:rsid w:val="00663348"/>
    <w:rsid w:val="0066336F"/>
    <w:rsid w:val="00663424"/>
    <w:rsid w:val="006636CB"/>
    <w:rsid w:val="00663978"/>
    <w:rsid w:val="00663D2D"/>
    <w:rsid w:val="00663E5A"/>
    <w:rsid w:val="006643F1"/>
    <w:rsid w:val="00664541"/>
    <w:rsid w:val="00664550"/>
    <w:rsid w:val="00664710"/>
    <w:rsid w:val="00664870"/>
    <w:rsid w:val="00664935"/>
    <w:rsid w:val="00664E12"/>
    <w:rsid w:val="00664EAB"/>
    <w:rsid w:val="00664EAC"/>
    <w:rsid w:val="00664EC9"/>
    <w:rsid w:val="00664F09"/>
    <w:rsid w:val="006650D0"/>
    <w:rsid w:val="006652EB"/>
    <w:rsid w:val="0066543B"/>
    <w:rsid w:val="006654ED"/>
    <w:rsid w:val="00665875"/>
    <w:rsid w:val="006659A2"/>
    <w:rsid w:val="00665A0C"/>
    <w:rsid w:val="00665C17"/>
    <w:rsid w:val="00665C34"/>
    <w:rsid w:val="00665D4D"/>
    <w:rsid w:val="00665D64"/>
    <w:rsid w:val="00665D99"/>
    <w:rsid w:val="00665E45"/>
    <w:rsid w:val="00665E78"/>
    <w:rsid w:val="00665FE2"/>
    <w:rsid w:val="006662B0"/>
    <w:rsid w:val="0066637B"/>
    <w:rsid w:val="00666807"/>
    <w:rsid w:val="00666875"/>
    <w:rsid w:val="006668AF"/>
    <w:rsid w:val="00666A5E"/>
    <w:rsid w:val="00667109"/>
    <w:rsid w:val="00667180"/>
    <w:rsid w:val="0066743F"/>
    <w:rsid w:val="0066789B"/>
    <w:rsid w:val="00667A23"/>
    <w:rsid w:val="00667B81"/>
    <w:rsid w:val="00667C5D"/>
    <w:rsid w:val="00667C8B"/>
    <w:rsid w:val="00667D44"/>
    <w:rsid w:val="00667E9A"/>
    <w:rsid w:val="00667FCE"/>
    <w:rsid w:val="00670572"/>
    <w:rsid w:val="00670C8A"/>
    <w:rsid w:val="006710A0"/>
    <w:rsid w:val="006719E8"/>
    <w:rsid w:val="00671C61"/>
    <w:rsid w:val="00671F3D"/>
    <w:rsid w:val="00671FFB"/>
    <w:rsid w:val="00672160"/>
    <w:rsid w:val="0067229A"/>
    <w:rsid w:val="00672472"/>
    <w:rsid w:val="00672542"/>
    <w:rsid w:val="00672706"/>
    <w:rsid w:val="00672FAA"/>
    <w:rsid w:val="00673428"/>
    <w:rsid w:val="006734DF"/>
    <w:rsid w:val="0067366F"/>
    <w:rsid w:val="00674246"/>
    <w:rsid w:val="0067455F"/>
    <w:rsid w:val="00674675"/>
    <w:rsid w:val="00674E25"/>
    <w:rsid w:val="00675544"/>
    <w:rsid w:val="00675770"/>
    <w:rsid w:val="00675835"/>
    <w:rsid w:val="00675CC1"/>
    <w:rsid w:val="00675F85"/>
    <w:rsid w:val="00676014"/>
    <w:rsid w:val="006760FA"/>
    <w:rsid w:val="00676137"/>
    <w:rsid w:val="00676A57"/>
    <w:rsid w:val="00676E0B"/>
    <w:rsid w:val="00677373"/>
    <w:rsid w:val="0067764F"/>
    <w:rsid w:val="006776CD"/>
    <w:rsid w:val="00677A0A"/>
    <w:rsid w:val="00677AD3"/>
    <w:rsid w:val="00677B32"/>
    <w:rsid w:val="00677CD4"/>
    <w:rsid w:val="00677DC9"/>
    <w:rsid w:val="00677EE3"/>
    <w:rsid w:val="0068002D"/>
    <w:rsid w:val="00680055"/>
    <w:rsid w:val="006800E7"/>
    <w:rsid w:val="0068025C"/>
    <w:rsid w:val="006805A6"/>
    <w:rsid w:val="00680828"/>
    <w:rsid w:val="00680B48"/>
    <w:rsid w:val="00680B6D"/>
    <w:rsid w:val="00680C22"/>
    <w:rsid w:val="00680D8F"/>
    <w:rsid w:val="00680DD3"/>
    <w:rsid w:val="006813C3"/>
    <w:rsid w:val="0068162E"/>
    <w:rsid w:val="006816E4"/>
    <w:rsid w:val="00681A44"/>
    <w:rsid w:val="00681AD9"/>
    <w:rsid w:val="00681CDE"/>
    <w:rsid w:val="00681D93"/>
    <w:rsid w:val="00682452"/>
    <w:rsid w:val="0068285F"/>
    <w:rsid w:val="00682A0E"/>
    <w:rsid w:val="00682A0F"/>
    <w:rsid w:val="00682A2D"/>
    <w:rsid w:val="00682A96"/>
    <w:rsid w:val="00682B68"/>
    <w:rsid w:val="00682CA2"/>
    <w:rsid w:val="00682CC0"/>
    <w:rsid w:val="006830C6"/>
    <w:rsid w:val="00683247"/>
    <w:rsid w:val="00683360"/>
    <w:rsid w:val="0068364D"/>
    <w:rsid w:val="006837DB"/>
    <w:rsid w:val="006838E4"/>
    <w:rsid w:val="00683BDA"/>
    <w:rsid w:val="00683C24"/>
    <w:rsid w:val="00683D43"/>
    <w:rsid w:val="00683E52"/>
    <w:rsid w:val="0068414A"/>
    <w:rsid w:val="00684199"/>
    <w:rsid w:val="006841C2"/>
    <w:rsid w:val="00684418"/>
    <w:rsid w:val="00684B4A"/>
    <w:rsid w:val="006851B6"/>
    <w:rsid w:val="0068524C"/>
    <w:rsid w:val="00685373"/>
    <w:rsid w:val="006857EA"/>
    <w:rsid w:val="00685853"/>
    <w:rsid w:val="006858B1"/>
    <w:rsid w:val="00685B22"/>
    <w:rsid w:val="00685C8C"/>
    <w:rsid w:val="00685EF2"/>
    <w:rsid w:val="0068606C"/>
    <w:rsid w:val="006861AB"/>
    <w:rsid w:val="006863D6"/>
    <w:rsid w:val="006864DC"/>
    <w:rsid w:val="00686688"/>
    <w:rsid w:val="0068694F"/>
    <w:rsid w:val="00686E04"/>
    <w:rsid w:val="00686E78"/>
    <w:rsid w:val="00687121"/>
    <w:rsid w:val="0068729C"/>
    <w:rsid w:val="00687539"/>
    <w:rsid w:val="0068767C"/>
    <w:rsid w:val="006879F2"/>
    <w:rsid w:val="006879FF"/>
    <w:rsid w:val="00687C40"/>
    <w:rsid w:val="00687F7C"/>
    <w:rsid w:val="006900A4"/>
    <w:rsid w:val="00690572"/>
    <w:rsid w:val="006908E0"/>
    <w:rsid w:val="00690F36"/>
    <w:rsid w:val="00690F4B"/>
    <w:rsid w:val="006911B2"/>
    <w:rsid w:val="006911FC"/>
    <w:rsid w:val="00691677"/>
    <w:rsid w:val="006916EB"/>
    <w:rsid w:val="00691797"/>
    <w:rsid w:val="00691D85"/>
    <w:rsid w:val="006921CD"/>
    <w:rsid w:val="0069232C"/>
    <w:rsid w:val="006925A9"/>
    <w:rsid w:val="00692B8D"/>
    <w:rsid w:val="00692BCF"/>
    <w:rsid w:val="00692C48"/>
    <w:rsid w:val="00692D78"/>
    <w:rsid w:val="0069328C"/>
    <w:rsid w:val="00693395"/>
    <w:rsid w:val="006933AC"/>
    <w:rsid w:val="0069391E"/>
    <w:rsid w:val="00693932"/>
    <w:rsid w:val="006939F6"/>
    <w:rsid w:val="00693C2E"/>
    <w:rsid w:val="00693F53"/>
    <w:rsid w:val="00694400"/>
    <w:rsid w:val="00694827"/>
    <w:rsid w:val="00694848"/>
    <w:rsid w:val="006948E7"/>
    <w:rsid w:val="00694A9D"/>
    <w:rsid w:val="00694CCC"/>
    <w:rsid w:val="0069506F"/>
    <w:rsid w:val="0069562E"/>
    <w:rsid w:val="0069567F"/>
    <w:rsid w:val="0069590D"/>
    <w:rsid w:val="00695A42"/>
    <w:rsid w:val="00695EF4"/>
    <w:rsid w:val="00696031"/>
    <w:rsid w:val="00696092"/>
    <w:rsid w:val="00696619"/>
    <w:rsid w:val="00696C6D"/>
    <w:rsid w:val="00696D01"/>
    <w:rsid w:val="00697072"/>
    <w:rsid w:val="006971AE"/>
    <w:rsid w:val="0069734E"/>
    <w:rsid w:val="00697405"/>
    <w:rsid w:val="0069744D"/>
    <w:rsid w:val="0069751C"/>
    <w:rsid w:val="00697539"/>
    <w:rsid w:val="006975C2"/>
    <w:rsid w:val="00697790"/>
    <w:rsid w:val="00697934"/>
    <w:rsid w:val="00697A3D"/>
    <w:rsid w:val="00697F93"/>
    <w:rsid w:val="006A033B"/>
    <w:rsid w:val="006A0374"/>
    <w:rsid w:val="006A07B0"/>
    <w:rsid w:val="006A09FB"/>
    <w:rsid w:val="006A0A3A"/>
    <w:rsid w:val="006A0E5B"/>
    <w:rsid w:val="006A1060"/>
    <w:rsid w:val="006A1068"/>
    <w:rsid w:val="006A10A3"/>
    <w:rsid w:val="006A1479"/>
    <w:rsid w:val="006A15B4"/>
    <w:rsid w:val="006A1673"/>
    <w:rsid w:val="006A1C06"/>
    <w:rsid w:val="006A2089"/>
    <w:rsid w:val="006A273F"/>
    <w:rsid w:val="006A2801"/>
    <w:rsid w:val="006A2805"/>
    <w:rsid w:val="006A284A"/>
    <w:rsid w:val="006A2931"/>
    <w:rsid w:val="006A2B22"/>
    <w:rsid w:val="006A2F3B"/>
    <w:rsid w:val="006A3352"/>
    <w:rsid w:val="006A38ED"/>
    <w:rsid w:val="006A3CE4"/>
    <w:rsid w:val="006A3DD7"/>
    <w:rsid w:val="006A405B"/>
    <w:rsid w:val="006A445E"/>
    <w:rsid w:val="006A450A"/>
    <w:rsid w:val="006A472F"/>
    <w:rsid w:val="006A4B09"/>
    <w:rsid w:val="006A4D42"/>
    <w:rsid w:val="006A4EBD"/>
    <w:rsid w:val="006A56E2"/>
    <w:rsid w:val="006A577F"/>
    <w:rsid w:val="006A5849"/>
    <w:rsid w:val="006A5B17"/>
    <w:rsid w:val="006A5EE5"/>
    <w:rsid w:val="006A6243"/>
    <w:rsid w:val="006A644B"/>
    <w:rsid w:val="006A6687"/>
    <w:rsid w:val="006A6B82"/>
    <w:rsid w:val="006A6EA3"/>
    <w:rsid w:val="006A7077"/>
    <w:rsid w:val="006A746F"/>
    <w:rsid w:val="006A7ADA"/>
    <w:rsid w:val="006A7D1A"/>
    <w:rsid w:val="006A7F55"/>
    <w:rsid w:val="006B0066"/>
    <w:rsid w:val="006B0384"/>
    <w:rsid w:val="006B0761"/>
    <w:rsid w:val="006B0D05"/>
    <w:rsid w:val="006B0DEC"/>
    <w:rsid w:val="006B102E"/>
    <w:rsid w:val="006B1075"/>
    <w:rsid w:val="006B11A8"/>
    <w:rsid w:val="006B143F"/>
    <w:rsid w:val="006B219A"/>
    <w:rsid w:val="006B29F5"/>
    <w:rsid w:val="006B2B6D"/>
    <w:rsid w:val="006B2DEA"/>
    <w:rsid w:val="006B30F9"/>
    <w:rsid w:val="006B30FF"/>
    <w:rsid w:val="006B3B46"/>
    <w:rsid w:val="006B3D25"/>
    <w:rsid w:val="006B3E47"/>
    <w:rsid w:val="006B3FC0"/>
    <w:rsid w:val="006B4026"/>
    <w:rsid w:val="006B40EA"/>
    <w:rsid w:val="006B441D"/>
    <w:rsid w:val="006B443B"/>
    <w:rsid w:val="006B46EF"/>
    <w:rsid w:val="006B47BA"/>
    <w:rsid w:val="006B49B7"/>
    <w:rsid w:val="006B4B2C"/>
    <w:rsid w:val="006B4C1A"/>
    <w:rsid w:val="006B4C32"/>
    <w:rsid w:val="006B4C41"/>
    <w:rsid w:val="006B515E"/>
    <w:rsid w:val="006B522D"/>
    <w:rsid w:val="006B5476"/>
    <w:rsid w:val="006B54CC"/>
    <w:rsid w:val="006B5804"/>
    <w:rsid w:val="006B5826"/>
    <w:rsid w:val="006B585B"/>
    <w:rsid w:val="006B5F09"/>
    <w:rsid w:val="006B60B9"/>
    <w:rsid w:val="006B643C"/>
    <w:rsid w:val="006B655F"/>
    <w:rsid w:val="006B681C"/>
    <w:rsid w:val="006B6BA2"/>
    <w:rsid w:val="006B6D87"/>
    <w:rsid w:val="006B6EB6"/>
    <w:rsid w:val="006B7465"/>
    <w:rsid w:val="006B7521"/>
    <w:rsid w:val="006B7910"/>
    <w:rsid w:val="006B7C63"/>
    <w:rsid w:val="006B7C6E"/>
    <w:rsid w:val="006B7D3C"/>
    <w:rsid w:val="006B7D8D"/>
    <w:rsid w:val="006B7DBF"/>
    <w:rsid w:val="006B7F8C"/>
    <w:rsid w:val="006C0303"/>
    <w:rsid w:val="006C0422"/>
    <w:rsid w:val="006C06A9"/>
    <w:rsid w:val="006C07E0"/>
    <w:rsid w:val="006C0E2D"/>
    <w:rsid w:val="006C0F03"/>
    <w:rsid w:val="006C1324"/>
    <w:rsid w:val="006C1501"/>
    <w:rsid w:val="006C15AD"/>
    <w:rsid w:val="006C1B5F"/>
    <w:rsid w:val="006C1BC8"/>
    <w:rsid w:val="006C1D17"/>
    <w:rsid w:val="006C1D61"/>
    <w:rsid w:val="006C1D93"/>
    <w:rsid w:val="006C1E8A"/>
    <w:rsid w:val="006C2103"/>
    <w:rsid w:val="006C227E"/>
    <w:rsid w:val="006C2421"/>
    <w:rsid w:val="006C24C3"/>
    <w:rsid w:val="006C25E3"/>
    <w:rsid w:val="006C316A"/>
    <w:rsid w:val="006C342D"/>
    <w:rsid w:val="006C35EF"/>
    <w:rsid w:val="006C47BD"/>
    <w:rsid w:val="006C4886"/>
    <w:rsid w:val="006C5095"/>
    <w:rsid w:val="006C54B2"/>
    <w:rsid w:val="006C5608"/>
    <w:rsid w:val="006C5BBA"/>
    <w:rsid w:val="006C62A2"/>
    <w:rsid w:val="006C6B59"/>
    <w:rsid w:val="006C6B5C"/>
    <w:rsid w:val="006C6E46"/>
    <w:rsid w:val="006C71E1"/>
    <w:rsid w:val="006C73A8"/>
    <w:rsid w:val="006C7525"/>
    <w:rsid w:val="006C76B0"/>
    <w:rsid w:val="006C77B2"/>
    <w:rsid w:val="006C785A"/>
    <w:rsid w:val="006C7B22"/>
    <w:rsid w:val="006C7D0C"/>
    <w:rsid w:val="006C7E4F"/>
    <w:rsid w:val="006D0348"/>
    <w:rsid w:val="006D0680"/>
    <w:rsid w:val="006D0689"/>
    <w:rsid w:val="006D07A0"/>
    <w:rsid w:val="006D0D0F"/>
    <w:rsid w:val="006D0DE9"/>
    <w:rsid w:val="006D0FF8"/>
    <w:rsid w:val="006D10AB"/>
    <w:rsid w:val="006D132E"/>
    <w:rsid w:val="006D1378"/>
    <w:rsid w:val="006D17A7"/>
    <w:rsid w:val="006D190B"/>
    <w:rsid w:val="006D1C7A"/>
    <w:rsid w:val="006D20F3"/>
    <w:rsid w:val="006D21B2"/>
    <w:rsid w:val="006D225C"/>
    <w:rsid w:val="006D2654"/>
    <w:rsid w:val="006D293C"/>
    <w:rsid w:val="006D2C45"/>
    <w:rsid w:val="006D2CF9"/>
    <w:rsid w:val="006D2F5B"/>
    <w:rsid w:val="006D342F"/>
    <w:rsid w:val="006D34EA"/>
    <w:rsid w:val="006D3758"/>
    <w:rsid w:val="006D3770"/>
    <w:rsid w:val="006D388C"/>
    <w:rsid w:val="006D38A8"/>
    <w:rsid w:val="006D4104"/>
    <w:rsid w:val="006D4BA5"/>
    <w:rsid w:val="006D511A"/>
    <w:rsid w:val="006D5179"/>
    <w:rsid w:val="006D517E"/>
    <w:rsid w:val="006D538C"/>
    <w:rsid w:val="006D560B"/>
    <w:rsid w:val="006D5D30"/>
    <w:rsid w:val="006D5DDC"/>
    <w:rsid w:val="006D6258"/>
    <w:rsid w:val="006D6355"/>
    <w:rsid w:val="006D63FE"/>
    <w:rsid w:val="006D6862"/>
    <w:rsid w:val="006D6EDF"/>
    <w:rsid w:val="006D70F6"/>
    <w:rsid w:val="006D72C6"/>
    <w:rsid w:val="006D74CB"/>
    <w:rsid w:val="006D7674"/>
    <w:rsid w:val="006D76B0"/>
    <w:rsid w:val="006D772A"/>
    <w:rsid w:val="006D7C73"/>
    <w:rsid w:val="006E0012"/>
    <w:rsid w:val="006E0306"/>
    <w:rsid w:val="006E0A2A"/>
    <w:rsid w:val="006E0E57"/>
    <w:rsid w:val="006E1184"/>
    <w:rsid w:val="006E12FC"/>
    <w:rsid w:val="006E1320"/>
    <w:rsid w:val="006E1468"/>
    <w:rsid w:val="006E1713"/>
    <w:rsid w:val="006E1A87"/>
    <w:rsid w:val="006E1B87"/>
    <w:rsid w:val="006E1C2D"/>
    <w:rsid w:val="006E1D35"/>
    <w:rsid w:val="006E1E34"/>
    <w:rsid w:val="006E21B4"/>
    <w:rsid w:val="006E24EE"/>
    <w:rsid w:val="006E26B5"/>
    <w:rsid w:val="006E27B3"/>
    <w:rsid w:val="006E2C0D"/>
    <w:rsid w:val="006E2C36"/>
    <w:rsid w:val="006E2DA3"/>
    <w:rsid w:val="006E2F98"/>
    <w:rsid w:val="006E3761"/>
    <w:rsid w:val="006E382E"/>
    <w:rsid w:val="006E3CAB"/>
    <w:rsid w:val="006E4003"/>
    <w:rsid w:val="006E42FE"/>
    <w:rsid w:val="006E45B3"/>
    <w:rsid w:val="006E47EE"/>
    <w:rsid w:val="006E4860"/>
    <w:rsid w:val="006E4AA1"/>
    <w:rsid w:val="006E4B9C"/>
    <w:rsid w:val="006E4C76"/>
    <w:rsid w:val="006E4DEB"/>
    <w:rsid w:val="006E4F2C"/>
    <w:rsid w:val="006E4FB8"/>
    <w:rsid w:val="006E5117"/>
    <w:rsid w:val="006E530B"/>
    <w:rsid w:val="006E5398"/>
    <w:rsid w:val="006E56FF"/>
    <w:rsid w:val="006E58AB"/>
    <w:rsid w:val="006E5B6E"/>
    <w:rsid w:val="006E5EF2"/>
    <w:rsid w:val="006E605C"/>
    <w:rsid w:val="006E644A"/>
    <w:rsid w:val="006E6474"/>
    <w:rsid w:val="006E6886"/>
    <w:rsid w:val="006E6B33"/>
    <w:rsid w:val="006E6D60"/>
    <w:rsid w:val="006E6F98"/>
    <w:rsid w:val="006E7170"/>
    <w:rsid w:val="006E71CB"/>
    <w:rsid w:val="006E7482"/>
    <w:rsid w:val="006E750E"/>
    <w:rsid w:val="006E79CE"/>
    <w:rsid w:val="006E7D31"/>
    <w:rsid w:val="006E7ECC"/>
    <w:rsid w:val="006F0149"/>
    <w:rsid w:val="006F0297"/>
    <w:rsid w:val="006F02F1"/>
    <w:rsid w:val="006F0A41"/>
    <w:rsid w:val="006F0B19"/>
    <w:rsid w:val="006F0B2E"/>
    <w:rsid w:val="006F140B"/>
    <w:rsid w:val="006F17E1"/>
    <w:rsid w:val="006F1AD1"/>
    <w:rsid w:val="006F1C06"/>
    <w:rsid w:val="006F1CF6"/>
    <w:rsid w:val="006F1DA6"/>
    <w:rsid w:val="006F1E90"/>
    <w:rsid w:val="006F21D4"/>
    <w:rsid w:val="006F235E"/>
    <w:rsid w:val="006F240C"/>
    <w:rsid w:val="006F2544"/>
    <w:rsid w:val="006F2589"/>
    <w:rsid w:val="006F2754"/>
    <w:rsid w:val="006F2C47"/>
    <w:rsid w:val="006F2D9F"/>
    <w:rsid w:val="006F3328"/>
    <w:rsid w:val="006F3553"/>
    <w:rsid w:val="006F356E"/>
    <w:rsid w:val="006F36A0"/>
    <w:rsid w:val="006F36DD"/>
    <w:rsid w:val="006F37B0"/>
    <w:rsid w:val="006F3A6B"/>
    <w:rsid w:val="006F3B55"/>
    <w:rsid w:val="006F3B5B"/>
    <w:rsid w:val="006F3C62"/>
    <w:rsid w:val="006F3CC5"/>
    <w:rsid w:val="006F412D"/>
    <w:rsid w:val="006F4292"/>
    <w:rsid w:val="006F466C"/>
    <w:rsid w:val="006F47D2"/>
    <w:rsid w:val="006F489F"/>
    <w:rsid w:val="006F4A02"/>
    <w:rsid w:val="006F4B5A"/>
    <w:rsid w:val="006F4C0F"/>
    <w:rsid w:val="006F59A9"/>
    <w:rsid w:val="006F5ADB"/>
    <w:rsid w:val="006F5B88"/>
    <w:rsid w:val="006F5DDF"/>
    <w:rsid w:val="006F6935"/>
    <w:rsid w:val="006F6BD8"/>
    <w:rsid w:val="006F7097"/>
    <w:rsid w:val="006F70FD"/>
    <w:rsid w:val="006F71A6"/>
    <w:rsid w:val="006F7409"/>
    <w:rsid w:val="006F75F7"/>
    <w:rsid w:val="006F77AF"/>
    <w:rsid w:val="006F7A9B"/>
    <w:rsid w:val="006F7B0F"/>
    <w:rsid w:val="006F7B69"/>
    <w:rsid w:val="006F7BEF"/>
    <w:rsid w:val="00700551"/>
    <w:rsid w:val="00700721"/>
    <w:rsid w:val="0070073F"/>
    <w:rsid w:val="007008E3"/>
    <w:rsid w:val="00700C73"/>
    <w:rsid w:val="007011F8"/>
    <w:rsid w:val="00701389"/>
    <w:rsid w:val="00701461"/>
    <w:rsid w:val="00701693"/>
    <w:rsid w:val="007017B6"/>
    <w:rsid w:val="0070194F"/>
    <w:rsid w:val="0070197D"/>
    <w:rsid w:val="00701D60"/>
    <w:rsid w:val="00701F5F"/>
    <w:rsid w:val="007023AC"/>
    <w:rsid w:val="00702516"/>
    <w:rsid w:val="00702587"/>
    <w:rsid w:val="007025BC"/>
    <w:rsid w:val="00702C51"/>
    <w:rsid w:val="00703281"/>
    <w:rsid w:val="007032C5"/>
    <w:rsid w:val="0070337B"/>
    <w:rsid w:val="00703519"/>
    <w:rsid w:val="0070360A"/>
    <w:rsid w:val="00703797"/>
    <w:rsid w:val="007037DB"/>
    <w:rsid w:val="0070380D"/>
    <w:rsid w:val="0070386E"/>
    <w:rsid w:val="00703ADB"/>
    <w:rsid w:val="00703BB6"/>
    <w:rsid w:val="00703C93"/>
    <w:rsid w:val="00703CB8"/>
    <w:rsid w:val="00703D53"/>
    <w:rsid w:val="00704062"/>
    <w:rsid w:val="00704251"/>
    <w:rsid w:val="00704257"/>
    <w:rsid w:val="007042EC"/>
    <w:rsid w:val="007043F0"/>
    <w:rsid w:val="0070448A"/>
    <w:rsid w:val="007046B2"/>
    <w:rsid w:val="007046D8"/>
    <w:rsid w:val="0070478B"/>
    <w:rsid w:val="00704BED"/>
    <w:rsid w:val="007050AD"/>
    <w:rsid w:val="007051C1"/>
    <w:rsid w:val="007054AA"/>
    <w:rsid w:val="00705834"/>
    <w:rsid w:val="007059B1"/>
    <w:rsid w:val="00705DA7"/>
    <w:rsid w:val="007061BF"/>
    <w:rsid w:val="00706347"/>
    <w:rsid w:val="007063E8"/>
    <w:rsid w:val="00706568"/>
    <w:rsid w:val="00706640"/>
    <w:rsid w:val="00706975"/>
    <w:rsid w:val="00706A19"/>
    <w:rsid w:val="00706A99"/>
    <w:rsid w:val="00706BF6"/>
    <w:rsid w:val="00706D3A"/>
    <w:rsid w:val="00707022"/>
    <w:rsid w:val="0070731F"/>
    <w:rsid w:val="0070738D"/>
    <w:rsid w:val="007073F0"/>
    <w:rsid w:val="007079A5"/>
    <w:rsid w:val="00707C55"/>
    <w:rsid w:val="00707C90"/>
    <w:rsid w:val="0070F111"/>
    <w:rsid w:val="007104B3"/>
    <w:rsid w:val="00710550"/>
    <w:rsid w:val="0071082C"/>
    <w:rsid w:val="007109AF"/>
    <w:rsid w:val="00710B88"/>
    <w:rsid w:val="00710C3E"/>
    <w:rsid w:val="00710EE3"/>
    <w:rsid w:val="0071137C"/>
    <w:rsid w:val="0071149C"/>
    <w:rsid w:val="00711A01"/>
    <w:rsid w:val="00711A79"/>
    <w:rsid w:val="00711E05"/>
    <w:rsid w:val="00712002"/>
    <w:rsid w:val="0071204D"/>
    <w:rsid w:val="007120E2"/>
    <w:rsid w:val="00712C65"/>
    <w:rsid w:val="00714058"/>
    <w:rsid w:val="00714081"/>
    <w:rsid w:val="00714759"/>
    <w:rsid w:val="0071484B"/>
    <w:rsid w:val="00714A8E"/>
    <w:rsid w:val="00714FB0"/>
    <w:rsid w:val="00715056"/>
    <w:rsid w:val="007150B1"/>
    <w:rsid w:val="007150E4"/>
    <w:rsid w:val="0071554F"/>
    <w:rsid w:val="007155AA"/>
    <w:rsid w:val="007158DF"/>
    <w:rsid w:val="007159D1"/>
    <w:rsid w:val="00715CB7"/>
    <w:rsid w:val="00715E03"/>
    <w:rsid w:val="00716092"/>
    <w:rsid w:val="007161C2"/>
    <w:rsid w:val="0071655C"/>
    <w:rsid w:val="0071672E"/>
    <w:rsid w:val="007167BB"/>
    <w:rsid w:val="00716810"/>
    <w:rsid w:val="007170A6"/>
    <w:rsid w:val="0071770F"/>
    <w:rsid w:val="007177CB"/>
    <w:rsid w:val="007178D6"/>
    <w:rsid w:val="00717BB0"/>
    <w:rsid w:val="00717F89"/>
    <w:rsid w:val="0072003C"/>
    <w:rsid w:val="0072027E"/>
    <w:rsid w:val="0072085F"/>
    <w:rsid w:val="00720994"/>
    <w:rsid w:val="00720B14"/>
    <w:rsid w:val="00720F67"/>
    <w:rsid w:val="00720F9A"/>
    <w:rsid w:val="007211FD"/>
    <w:rsid w:val="00721524"/>
    <w:rsid w:val="00721552"/>
    <w:rsid w:val="00721D70"/>
    <w:rsid w:val="0072211F"/>
    <w:rsid w:val="00722343"/>
    <w:rsid w:val="00722471"/>
    <w:rsid w:val="00722608"/>
    <w:rsid w:val="007226BE"/>
    <w:rsid w:val="007228D6"/>
    <w:rsid w:val="00722B9F"/>
    <w:rsid w:val="00722C77"/>
    <w:rsid w:val="0072319F"/>
    <w:rsid w:val="00723458"/>
    <w:rsid w:val="00723AA6"/>
    <w:rsid w:val="00723BB4"/>
    <w:rsid w:val="00723D4C"/>
    <w:rsid w:val="00724420"/>
    <w:rsid w:val="0072442C"/>
    <w:rsid w:val="00724455"/>
    <w:rsid w:val="0072457E"/>
    <w:rsid w:val="0072471C"/>
    <w:rsid w:val="00724824"/>
    <w:rsid w:val="007248B1"/>
    <w:rsid w:val="00724F9D"/>
    <w:rsid w:val="007254F8"/>
    <w:rsid w:val="007257E7"/>
    <w:rsid w:val="00725875"/>
    <w:rsid w:val="00725892"/>
    <w:rsid w:val="00725AF2"/>
    <w:rsid w:val="00725FC0"/>
    <w:rsid w:val="00726105"/>
    <w:rsid w:val="00726673"/>
    <w:rsid w:val="007270E7"/>
    <w:rsid w:val="007271E9"/>
    <w:rsid w:val="007272A2"/>
    <w:rsid w:val="007272EB"/>
    <w:rsid w:val="00727537"/>
    <w:rsid w:val="007276F6"/>
    <w:rsid w:val="0072784A"/>
    <w:rsid w:val="0072793A"/>
    <w:rsid w:val="00727E43"/>
    <w:rsid w:val="00727E95"/>
    <w:rsid w:val="00727FD6"/>
    <w:rsid w:val="007297EE"/>
    <w:rsid w:val="00730159"/>
    <w:rsid w:val="0073018C"/>
    <w:rsid w:val="007303F6"/>
    <w:rsid w:val="007306DA"/>
    <w:rsid w:val="00730D1B"/>
    <w:rsid w:val="00730E98"/>
    <w:rsid w:val="00730FD9"/>
    <w:rsid w:val="00731394"/>
    <w:rsid w:val="00731497"/>
    <w:rsid w:val="00731767"/>
    <w:rsid w:val="0073203F"/>
    <w:rsid w:val="00732334"/>
    <w:rsid w:val="00732349"/>
    <w:rsid w:val="00732B46"/>
    <w:rsid w:val="00732E87"/>
    <w:rsid w:val="00733629"/>
    <w:rsid w:val="00733B68"/>
    <w:rsid w:val="00733F18"/>
    <w:rsid w:val="00734246"/>
    <w:rsid w:val="00734478"/>
    <w:rsid w:val="00734AEC"/>
    <w:rsid w:val="00734C55"/>
    <w:rsid w:val="00734ED2"/>
    <w:rsid w:val="0073517D"/>
    <w:rsid w:val="007354A2"/>
    <w:rsid w:val="0073568D"/>
    <w:rsid w:val="007356DC"/>
    <w:rsid w:val="00735878"/>
    <w:rsid w:val="00735930"/>
    <w:rsid w:val="00736174"/>
    <w:rsid w:val="0073622A"/>
    <w:rsid w:val="0073684E"/>
    <w:rsid w:val="00736A8D"/>
    <w:rsid w:val="00736DF7"/>
    <w:rsid w:val="007370D5"/>
    <w:rsid w:val="0073757E"/>
    <w:rsid w:val="007378CD"/>
    <w:rsid w:val="00737C36"/>
    <w:rsid w:val="00740015"/>
    <w:rsid w:val="0074053D"/>
    <w:rsid w:val="00740BDE"/>
    <w:rsid w:val="0074150C"/>
    <w:rsid w:val="007415D4"/>
    <w:rsid w:val="00741791"/>
    <w:rsid w:val="007418CE"/>
    <w:rsid w:val="007418D6"/>
    <w:rsid w:val="00741A21"/>
    <w:rsid w:val="00741AAF"/>
    <w:rsid w:val="00741B1C"/>
    <w:rsid w:val="00741B78"/>
    <w:rsid w:val="00741C24"/>
    <w:rsid w:val="00742066"/>
    <w:rsid w:val="0074213D"/>
    <w:rsid w:val="007422D7"/>
    <w:rsid w:val="00742425"/>
    <w:rsid w:val="00742556"/>
    <w:rsid w:val="0074285D"/>
    <w:rsid w:val="00742890"/>
    <w:rsid w:val="00742B81"/>
    <w:rsid w:val="00742C64"/>
    <w:rsid w:val="0074346C"/>
    <w:rsid w:val="00743682"/>
    <w:rsid w:val="007438B5"/>
    <w:rsid w:val="007439EB"/>
    <w:rsid w:val="0074435E"/>
    <w:rsid w:val="0074437D"/>
    <w:rsid w:val="00744C1F"/>
    <w:rsid w:val="00744D88"/>
    <w:rsid w:val="00744D8B"/>
    <w:rsid w:val="00744DBB"/>
    <w:rsid w:val="0074543C"/>
    <w:rsid w:val="00745516"/>
    <w:rsid w:val="0074567A"/>
    <w:rsid w:val="00745847"/>
    <w:rsid w:val="00745A06"/>
    <w:rsid w:val="00745A08"/>
    <w:rsid w:val="00745B73"/>
    <w:rsid w:val="007463B3"/>
    <w:rsid w:val="007464F6"/>
    <w:rsid w:val="00746592"/>
    <w:rsid w:val="007465A2"/>
    <w:rsid w:val="007467AB"/>
    <w:rsid w:val="007468DC"/>
    <w:rsid w:val="00746D3B"/>
    <w:rsid w:val="00746DD4"/>
    <w:rsid w:val="00746E3F"/>
    <w:rsid w:val="00747199"/>
    <w:rsid w:val="00747566"/>
    <w:rsid w:val="00747602"/>
    <w:rsid w:val="00747B9C"/>
    <w:rsid w:val="00747EC2"/>
    <w:rsid w:val="007501D3"/>
    <w:rsid w:val="00750449"/>
    <w:rsid w:val="0075047F"/>
    <w:rsid w:val="00750671"/>
    <w:rsid w:val="00750A05"/>
    <w:rsid w:val="00750ACC"/>
    <w:rsid w:val="007515AF"/>
    <w:rsid w:val="00751803"/>
    <w:rsid w:val="00751956"/>
    <w:rsid w:val="00751E6E"/>
    <w:rsid w:val="00751E86"/>
    <w:rsid w:val="007521AE"/>
    <w:rsid w:val="00752527"/>
    <w:rsid w:val="007527ED"/>
    <w:rsid w:val="00752956"/>
    <w:rsid w:val="00752ACD"/>
    <w:rsid w:val="00752E27"/>
    <w:rsid w:val="00753046"/>
    <w:rsid w:val="00753193"/>
    <w:rsid w:val="00753743"/>
    <w:rsid w:val="00753DEC"/>
    <w:rsid w:val="00753E5A"/>
    <w:rsid w:val="00753ECC"/>
    <w:rsid w:val="00753ED2"/>
    <w:rsid w:val="00754500"/>
    <w:rsid w:val="0075484F"/>
    <w:rsid w:val="007548E2"/>
    <w:rsid w:val="00754A2E"/>
    <w:rsid w:val="00754D6C"/>
    <w:rsid w:val="00754E00"/>
    <w:rsid w:val="007551B2"/>
    <w:rsid w:val="00755572"/>
    <w:rsid w:val="00755D6E"/>
    <w:rsid w:val="00756040"/>
    <w:rsid w:val="007561F4"/>
    <w:rsid w:val="00756358"/>
    <w:rsid w:val="007567CE"/>
    <w:rsid w:val="007567F8"/>
    <w:rsid w:val="00756818"/>
    <w:rsid w:val="00756CBC"/>
    <w:rsid w:val="007571FF"/>
    <w:rsid w:val="00757B3A"/>
    <w:rsid w:val="007601DC"/>
    <w:rsid w:val="007602F1"/>
    <w:rsid w:val="0076090D"/>
    <w:rsid w:val="00760C13"/>
    <w:rsid w:val="00761492"/>
    <w:rsid w:val="007614AF"/>
    <w:rsid w:val="007614C5"/>
    <w:rsid w:val="007616C9"/>
    <w:rsid w:val="00761B8F"/>
    <w:rsid w:val="0076211E"/>
    <w:rsid w:val="007621F1"/>
    <w:rsid w:val="00762445"/>
    <w:rsid w:val="0076254A"/>
    <w:rsid w:val="007625E7"/>
    <w:rsid w:val="00762E4F"/>
    <w:rsid w:val="00763038"/>
    <w:rsid w:val="00763066"/>
    <w:rsid w:val="00763097"/>
    <w:rsid w:val="0076324F"/>
    <w:rsid w:val="00763260"/>
    <w:rsid w:val="00763620"/>
    <w:rsid w:val="0076380F"/>
    <w:rsid w:val="00763973"/>
    <w:rsid w:val="00763B47"/>
    <w:rsid w:val="00763EAB"/>
    <w:rsid w:val="007640D3"/>
    <w:rsid w:val="0076439D"/>
    <w:rsid w:val="007645D3"/>
    <w:rsid w:val="0076476C"/>
    <w:rsid w:val="00764AF6"/>
    <w:rsid w:val="00764B90"/>
    <w:rsid w:val="00764D23"/>
    <w:rsid w:val="00764D62"/>
    <w:rsid w:val="00764DBF"/>
    <w:rsid w:val="00764DCE"/>
    <w:rsid w:val="00764DF5"/>
    <w:rsid w:val="00764F72"/>
    <w:rsid w:val="00764FBC"/>
    <w:rsid w:val="00765748"/>
    <w:rsid w:val="00766322"/>
    <w:rsid w:val="00766519"/>
    <w:rsid w:val="00766910"/>
    <w:rsid w:val="00766C8D"/>
    <w:rsid w:val="00766DB2"/>
    <w:rsid w:val="007675CB"/>
    <w:rsid w:val="007675FB"/>
    <w:rsid w:val="00767629"/>
    <w:rsid w:val="0076774F"/>
    <w:rsid w:val="0076787C"/>
    <w:rsid w:val="00767B0D"/>
    <w:rsid w:val="00767C0D"/>
    <w:rsid w:val="00767D99"/>
    <w:rsid w:val="00770215"/>
    <w:rsid w:val="00770790"/>
    <w:rsid w:val="00771238"/>
    <w:rsid w:val="007714C3"/>
    <w:rsid w:val="0077157A"/>
    <w:rsid w:val="00771666"/>
    <w:rsid w:val="00771B28"/>
    <w:rsid w:val="00771BE2"/>
    <w:rsid w:val="00771C62"/>
    <w:rsid w:val="00771C8D"/>
    <w:rsid w:val="00771F6A"/>
    <w:rsid w:val="007723FD"/>
    <w:rsid w:val="0077247B"/>
    <w:rsid w:val="007728CE"/>
    <w:rsid w:val="00772A89"/>
    <w:rsid w:val="00772BA8"/>
    <w:rsid w:val="00772BD6"/>
    <w:rsid w:val="00772C88"/>
    <w:rsid w:val="00772D04"/>
    <w:rsid w:val="007730E6"/>
    <w:rsid w:val="007734A8"/>
    <w:rsid w:val="007734D5"/>
    <w:rsid w:val="00773542"/>
    <w:rsid w:val="0077364F"/>
    <w:rsid w:val="00773E8D"/>
    <w:rsid w:val="007746A5"/>
    <w:rsid w:val="007746F7"/>
    <w:rsid w:val="00774BEC"/>
    <w:rsid w:val="0077592F"/>
    <w:rsid w:val="00775959"/>
    <w:rsid w:val="00775965"/>
    <w:rsid w:val="00775B1C"/>
    <w:rsid w:val="00775CFC"/>
    <w:rsid w:val="0077618D"/>
    <w:rsid w:val="007763D2"/>
    <w:rsid w:val="00776504"/>
    <w:rsid w:val="00776647"/>
    <w:rsid w:val="00776762"/>
    <w:rsid w:val="00776AC5"/>
    <w:rsid w:val="0077714F"/>
    <w:rsid w:val="007775D3"/>
    <w:rsid w:val="0077761E"/>
    <w:rsid w:val="00777BE8"/>
    <w:rsid w:val="00777C9B"/>
    <w:rsid w:val="00777EE9"/>
    <w:rsid w:val="00780283"/>
    <w:rsid w:val="00780302"/>
    <w:rsid w:val="0078049C"/>
    <w:rsid w:val="0078082B"/>
    <w:rsid w:val="0078128D"/>
    <w:rsid w:val="007813BD"/>
    <w:rsid w:val="007814E2"/>
    <w:rsid w:val="007816E0"/>
    <w:rsid w:val="00781876"/>
    <w:rsid w:val="00781911"/>
    <w:rsid w:val="0078219D"/>
    <w:rsid w:val="007824C4"/>
    <w:rsid w:val="00782E46"/>
    <w:rsid w:val="00782F01"/>
    <w:rsid w:val="0078303D"/>
    <w:rsid w:val="0078307C"/>
    <w:rsid w:val="00783326"/>
    <w:rsid w:val="00783860"/>
    <w:rsid w:val="0078391F"/>
    <w:rsid w:val="00783932"/>
    <w:rsid w:val="0078395B"/>
    <w:rsid w:val="00783C23"/>
    <w:rsid w:val="00783CFC"/>
    <w:rsid w:val="0078436F"/>
    <w:rsid w:val="007847E9"/>
    <w:rsid w:val="00784A36"/>
    <w:rsid w:val="00784AD5"/>
    <w:rsid w:val="00784C50"/>
    <w:rsid w:val="00784DAA"/>
    <w:rsid w:val="00785010"/>
    <w:rsid w:val="0078516F"/>
    <w:rsid w:val="007851DD"/>
    <w:rsid w:val="00785262"/>
    <w:rsid w:val="0078556A"/>
    <w:rsid w:val="00785769"/>
    <w:rsid w:val="007857F3"/>
    <w:rsid w:val="00785A24"/>
    <w:rsid w:val="00785AB5"/>
    <w:rsid w:val="00786066"/>
    <w:rsid w:val="0078615A"/>
    <w:rsid w:val="007862F2"/>
    <w:rsid w:val="007863AB"/>
    <w:rsid w:val="00786543"/>
    <w:rsid w:val="00786980"/>
    <w:rsid w:val="00786A01"/>
    <w:rsid w:val="00786B26"/>
    <w:rsid w:val="00786D88"/>
    <w:rsid w:val="00786E0E"/>
    <w:rsid w:val="00786E8C"/>
    <w:rsid w:val="00786EB4"/>
    <w:rsid w:val="0078709F"/>
    <w:rsid w:val="007870A8"/>
    <w:rsid w:val="0078719E"/>
    <w:rsid w:val="0078723B"/>
    <w:rsid w:val="00787DCF"/>
    <w:rsid w:val="0078ED19"/>
    <w:rsid w:val="00790540"/>
    <w:rsid w:val="007907C4"/>
    <w:rsid w:val="00790892"/>
    <w:rsid w:val="00790A8C"/>
    <w:rsid w:val="00790D06"/>
    <w:rsid w:val="00790F83"/>
    <w:rsid w:val="007911F0"/>
    <w:rsid w:val="00791224"/>
    <w:rsid w:val="0079194D"/>
    <w:rsid w:val="00791AE1"/>
    <w:rsid w:val="00791CD6"/>
    <w:rsid w:val="00791DA6"/>
    <w:rsid w:val="00791DB2"/>
    <w:rsid w:val="00791F74"/>
    <w:rsid w:val="007921E1"/>
    <w:rsid w:val="00792D4B"/>
    <w:rsid w:val="00792FEE"/>
    <w:rsid w:val="00793062"/>
    <w:rsid w:val="00793318"/>
    <w:rsid w:val="00793344"/>
    <w:rsid w:val="007934C8"/>
    <w:rsid w:val="00793528"/>
    <w:rsid w:val="00793804"/>
    <w:rsid w:val="007938CD"/>
    <w:rsid w:val="00793B6B"/>
    <w:rsid w:val="00793B73"/>
    <w:rsid w:val="0079419F"/>
    <w:rsid w:val="007942EA"/>
    <w:rsid w:val="00794866"/>
    <w:rsid w:val="00794C0E"/>
    <w:rsid w:val="00794DE2"/>
    <w:rsid w:val="00794E66"/>
    <w:rsid w:val="0079503F"/>
    <w:rsid w:val="00795067"/>
    <w:rsid w:val="00795184"/>
    <w:rsid w:val="00795309"/>
    <w:rsid w:val="007953B6"/>
    <w:rsid w:val="0079583D"/>
    <w:rsid w:val="0079593A"/>
    <w:rsid w:val="0079646D"/>
    <w:rsid w:val="007964F1"/>
    <w:rsid w:val="00796560"/>
    <w:rsid w:val="00796903"/>
    <w:rsid w:val="00796C98"/>
    <w:rsid w:val="00796EF6"/>
    <w:rsid w:val="00797123"/>
    <w:rsid w:val="00797344"/>
    <w:rsid w:val="007975CA"/>
    <w:rsid w:val="007976A7"/>
    <w:rsid w:val="007977CA"/>
    <w:rsid w:val="007979B8"/>
    <w:rsid w:val="00797B1D"/>
    <w:rsid w:val="00797B45"/>
    <w:rsid w:val="00797C37"/>
    <w:rsid w:val="00797D10"/>
    <w:rsid w:val="00797DBA"/>
    <w:rsid w:val="00797F26"/>
    <w:rsid w:val="00797FBF"/>
    <w:rsid w:val="007A00C1"/>
    <w:rsid w:val="007A048C"/>
    <w:rsid w:val="007A04E8"/>
    <w:rsid w:val="007A071D"/>
    <w:rsid w:val="007A08E3"/>
    <w:rsid w:val="007A0C32"/>
    <w:rsid w:val="007A0D4D"/>
    <w:rsid w:val="007A0F11"/>
    <w:rsid w:val="007A0F71"/>
    <w:rsid w:val="007A0FBC"/>
    <w:rsid w:val="007A1613"/>
    <w:rsid w:val="007A19D9"/>
    <w:rsid w:val="007A20E7"/>
    <w:rsid w:val="007A2270"/>
    <w:rsid w:val="007A2C0B"/>
    <w:rsid w:val="007A2DE0"/>
    <w:rsid w:val="007A32D4"/>
    <w:rsid w:val="007A33F2"/>
    <w:rsid w:val="007A3934"/>
    <w:rsid w:val="007A3B01"/>
    <w:rsid w:val="007A3C9D"/>
    <w:rsid w:val="007A4212"/>
    <w:rsid w:val="007A463C"/>
    <w:rsid w:val="007A463F"/>
    <w:rsid w:val="007A4790"/>
    <w:rsid w:val="007A49CB"/>
    <w:rsid w:val="007A4E56"/>
    <w:rsid w:val="007A52D3"/>
    <w:rsid w:val="007A53A2"/>
    <w:rsid w:val="007A53FB"/>
    <w:rsid w:val="007A5852"/>
    <w:rsid w:val="007A59F8"/>
    <w:rsid w:val="007A5B65"/>
    <w:rsid w:val="007A5F70"/>
    <w:rsid w:val="007A5FAE"/>
    <w:rsid w:val="007A6690"/>
    <w:rsid w:val="007A6984"/>
    <w:rsid w:val="007A69D4"/>
    <w:rsid w:val="007A6E7D"/>
    <w:rsid w:val="007A6F90"/>
    <w:rsid w:val="007A7480"/>
    <w:rsid w:val="007A767E"/>
    <w:rsid w:val="007A7844"/>
    <w:rsid w:val="007A7B5D"/>
    <w:rsid w:val="007A7BB5"/>
    <w:rsid w:val="007A7F51"/>
    <w:rsid w:val="007AF80A"/>
    <w:rsid w:val="007AFCD6"/>
    <w:rsid w:val="007B02D3"/>
    <w:rsid w:val="007B0672"/>
    <w:rsid w:val="007B08C0"/>
    <w:rsid w:val="007B094D"/>
    <w:rsid w:val="007B0A05"/>
    <w:rsid w:val="007B0B54"/>
    <w:rsid w:val="007B0D0C"/>
    <w:rsid w:val="007B0E73"/>
    <w:rsid w:val="007B0EA2"/>
    <w:rsid w:val="007B1170"/>
    <w:rsid w:val="007B11DA"/>
    <w:rsid w:val="007B158D"/>
    <w:rsid w:val="007B16D8"/>
    <w:rsid w:val="007B2321"/>
    <w:rsid w:val="007B242B"/>
    <w:rsid w:val="007B2605"/>
    <w:rsid w:val="007B288C"/>
    <w:rsid w:val="007B2C91"/>
    <w:rsid w:val="007B2DDB"/>
    <w:rsid w:val="007B2E3E"/>
    <w:rsid w:val="007B3026"/>
    <w:rsid w:val="007B3324"/>
    <w:rsid w:val="007B3D3A"/>
    <w:rsid w:val="007B3E21"/>
    <w:rsid w:val="007B3E79"/>
    <w:rsid w:val="007B3EE1"/>
    <w:rsid w:val="007B418D"/>
    <w:rsid w:val="007B41CD"/>
    <w:rsid w:val="007B421E"/>
    <w:rsid w:val="007B43AF"/>
    <w:rsid w:val="007B4566"/>
    <w:rsid w:val="007B4652"/>
    <w:rsid w:val="007B48B4"/>
    <w:rsid w:val="007B4DF0"/>
    <w:rsid w:val="007B50D3"/>
    <w:rsid w:val="007B530D"/>
    <w:rsid w:val="007B5473"/>
    <w:rsid w:val="007B5BC7"/>
    <w:rsid w:val="007B5F5D"/>
    <w:rsid w:val="007B6578"/>
    <w:rsid w:val="007B65E2"/>
    <w:rsid w:val="007B6662"/>
    <w:rsid w:val="007B67E8"/>
    <w:rsid w:val="007B692C"/>
    <w:rsid w:val="007B6B6E"/>
    <w:rsid w:val="007B6E67"/>
    <w:rsid w:val="007B7013"/>
    <w:rsid w:val="007B7146"/>
    <w:rsid w:val="007B72D2"/>
    <w:rsid w:val="007B77F6"/>
    <w:rsid w:val="007B7B68"/>
    <w:rsid w:val="007B7BE9"/>
    <w:rsid w:val="007B7CBD"/>
    <w:rsid w:val="007B7F0A"/>
    <w:rsid w:val="007C0135"/>
    <w:rsid w:val="007C035D"/>
    <w:rsid w:val="007C05E7"/>
    <w:rsid w:val="007C0949"/>
    <w:rsid w:val="007C095E"/>
    <w:rsid w:val="007C09B6"/>
    <w:rsid w:val="007C0A10"/>
    <w:rsid w:val="007C0C31"/>
    <w:rsid w:val="007C0F8C"/>
    <w:rsid w:val="007C1185"/>
    <w:rsid w:val="007C126D"/>
    <w:rsid w:val="007C130E"/>
    <w:rsid w:val="007C1402"/>
    <w:rsid w:val="007C16D1"/>
    <w:rsid w:val="007C17DE"/>
    <w:rsid w:val="007C182D"/>
    <w:rsid w:val="007C1A89"/>
    <w:rsid w:val="007C1D74"/>
    <w:rsid w:val="007C1EB0"/>
    <w:rsid w:val="007C1F56"/>
    <w:rsid w:val="007C205C"/>
    <w:rsid w:val="007C2912"/>
    <w:rsid w:val="007C2B89"/>
    <w:rsid w:val="007C2C1F"/>
    <w:rsid w:val="007C330C"/>
    <w:rsid w:val="007C33E9"/>
    <w:rsid w:val="007C37D2"/>
    <w:rsid w:val="007C3802"/>
    <w:rsid w:val="007C390F"/>
    <w:rsid w:val="007C3A8B"/>
    <w:rsid w:val="007C3AA4"/>
    <w:rsid w:val="007C3F7F"/>
    <w:rsid w:val="007C42F1"/>
    <w:rsid w:val="007C44AF"/>
    <w:rsid w:val="007C45A8"/>
    <w:rsid w:val="007C486F"/>
    <w:rsid w:val="007C4B41"/>
    <w:rsid w:val="007C4CF2"/>
    <w:rsid w:val="007C4F45"/>
    <w:rsid w:val="007C50C9"/>
    <w:rsid w:val="007C53A1"/>
    <w:rsid w:val="007C555C"/>
    <w:rsid w:val="007C590E"/>
    <w:rsid w:val="007C5C14"/>
    <w:rsid w:val="007C6428"/>
    <w:rsid w:val="007C64B1"/>
    <w:rsid w:val="007C6894"/>
    <w:rsid w:val="007C68A4"/>
    <w:rsid w:val="007C694C"/>
    <w:rsid w:val="007C6AD8"/>
    <w:rsid w:val="007C6CBB"/>
    <w:rsid w:val="007C6CD9"/>
    <w:rsid w:val="007C7205"/>
    <w:rsid w:val="007C73AB"/>
    <w:rsid w:val="007C745B"/>
    <w:rsid w:val="007C75CA"/>
    <w:rsid w:val="007C7782"/>
    <w:rsid w:val="007C7FC1"/>
    <w:rsid w:val="007D0731"/>
    <w:rsid w:val="007D074C"/>
    <w:rsid w:val="007D0B68"/>
    <w:rsid w:val="007D0C18"/>
    <w:rsid w:val="007D0C76"/>
    <w:rsid w:val="007D0D87"/>
    <w:rsid w:val="007D0ED5"/>
    <w:rsid w:val="007D0EF7"/>
    <w:rsid w:val="007D1078"/>
    <w:rsid w:val="007D15AA"/>
    <w:rsid w:val="007D1D47"/>
    <w:rsid w:val="007D1F28"/>
    <w:rsid w:val="007D23DA"/>
    <w:rsid w:val="007D24E5"/>
    <w:rsid w:val="007D25D8"/>
    <w:rsid w:val="007D27E0"/>
    <w:rsid w:val="007D29E5"/>
    <w:rsid w:val="007D2ED0"/>
    <w:rsid w:val="007D2F81"/>
    <w:rsid w:val="007D30BE"/>
    <w:rsid w:val="007D33C6"/>
    <w:rsid w:val="007D340D"/>
    <w:rsid w:val="007D3429"/>
    <w:rsid w:val="007D38AC"/>
    <w:rsid w:val="007D39F3"/>
    <w:rsid w:val="007D3D81"/>
    <w:rsid w:val="007D3EA8"/>
    <w:rsid w:val="007D3F11"/>
    <w:rsid w:val="007D3F8D"/>
    <w:rsid w:val="007D4144"/>
    <w:rsid w:val="007D4402"/>
    <w:rsid w:val="007D453F"/>
    <w:rsid w:val="007D45B6"/>
    <w:rsid w:val="007D4632"/>
    <w:rsid w:val="007D4E57"/>
    <w:rsid w:val="007D4E8D"/>
    <w:rsid w:val="007D50F4"/>
    <w:rsid w:val="007D585D"/>
    <w:rsid w:val="007D5B0C"/>
    <w:rsid w:val="007D5B82"/>
    <w:rsid w:val="007D5BB2"/>
    <w:rsid w:val="007D5BFA"/>
    <w:rsid w:val="007D5ED0"/>
    <w:rsid w:val="007D5EEB"/>
    <w:rsid w:val="007D60F6"/>
    <w:rsid w:val="007D6338"/>
    <w:rsid w:val="007D6389"/>
    <w:rsid w:val="007D63D7"/>
    <w:rsid w:val="007D6578"/>
    <w:rsid w:val="007D66D4"/>
    <w:rsid w:val="007D6930"/>
    <w:rsid w:val="007D6BD1"/>
    <w:rsid w:val="007D6C9A"/>
    <w:rsid w:val="007D6D51"/>
    <w:rsid w:val="007D731A"/>
    <w:rsid w:val="007D739B"/>
    <w:rsid w:val="007D74B1"/>
    <w:rsid w:val="007D78FF"/>
    <w:rsid w:val="007D796E"/>
    <w:rsid w:val="007D7B8D"/>
    <w:rsid w:val="007D7CD9"/>
    <w:rsid w:val="007E001F"/>
    <w:rsid w:val="007E036D"/>
    <w:rsid w:val="007E0370"/>
    <w:rsid w:val="007E0416"/>
    <w:rsid w:val="007E0639"/>
    <w:rsid w:val="007E0767"/>
    <w:rsid w:val="007E0804"/>
    <w:rsid w:val="007E1080"/>
    <w:rsid w:val="007E109A"/>
    <w:rsid w:val="007E10A9"/>
    <w:rsid w:val="007E1297"/>
    <w:rsid w:val="007E12F7"/>
    <w:rsid w:val="007E15C9"/>
    <w:rsid w:val="007E16EF"/>
    <w:rsid w:val="007E204A"/>
    <w:rsid w:val="007E205C"/>
    <w:rsid w:val="007E2146"/>
    <w:rsid w:val="007E2B40"/>
    <w:rsid w:val="007E2DF9"/>
    <w:rsid w:val="007E2ED9"/>
    <w:rsid w:val="007E2EDC"/>
    <w:rsid w:val="007E31B1"/>
    <w:rsid w:val="007E32DE"/>
    <w:rsid w:val="007E3D74"/>
    <w:rsid w:val="007E3FE4"/>
    <w:rsid w:val="007E3FF5"/>
    <w:rsid w:val="007E4084"/>
    <w:rsid w:val="007E408E"/>
    <w:rsid w:val="007E4386"/>
    <w:rsid w:val="007E4679"/>
    <w:rsid w:val="007E4754"/>
    <w:rsid w:val="007E47BB"/>
    <w:rsid w:val="007E4AF6"/>
    <w:rsid w:val="007E4B72"/>
    <w:rsid w:val="007E4B9B"/>
    <w:rsid w:val="007E4D2A"/>
    <w:rsid w:val="007E4D6E"/>
    <w:rsid w:val="007E5168"/>
    <w:rsid w:val="007E5441"/>
    <w:rsid w:val="007E54EF"/>
    <w:rsid w:val="007E5567"/>
    <w:rsid w:val="007E5621"/>
    <w:rsid w:val="007E586A"/>
    <w:rsid w:val="007E59D4"/>
    <w:rsid w:val="007E5DC6"/>
    <w:rsid w:val="007E5E9E"/>
    <w:rsid w:val="007E5EE9"/>
    <w:rsid w:val="007E625A"/>
    <w:rsid w:val="007E630C"/>
    <w:rsid w:val="007E6507"/>
    <w:rsid w:val="007E67D3"/>
    <w:rsid w:val="007E6C54"/>
    <w:rsid w:val="007E6E1F"/>
    <w:rsid w:val="007E7078"/>
    <w:rsid w:val="007E71D0"/>
    <w:rsid w:val="007E7222"/>
    <w:rsid w:val="007E7395"/>
    <w:rsid w:val="007E79F4"/>
    <w:rsid w:val="007E7E2D"/>
    <w:rsid w:val="007F0333"/>
    <w:rsid w:val="007F04FF"/>
    <w:rsid w:val="007F05BB"/>
    <w:rsid w:val="007F0C56"/>
    <w:rsid w:val="007F0E52"/>
    <w:rsid w:val="007F1002"/>
    <w:rsid w:val="007F1447"/>
    <w:rsid w:val="007F14D4"/>
    <w:rsid w:val="007F184C"/>
    <w:rsid w:val="007F1CB9"/>
    <w:rsid w:val="007F1E2D"/>
    <w:rsid w:val="007F1FF1"/>
    <w:rsid w:val="007F21B6"/>
    <w:rsid w:val="007F2500"/>
    <w:rsid w:val="007F2571"/>
    <w:rsid w:val="007F258A"/>
    <w:rsid w:val="007F2641"/>
    <w:rsid w:val="007F26CF"/>
    <w:rsid w:val="007F2D22"/>
    <w:rsid w:val="007F2D8F"/>
    <w:rsid w:val="007F2DCC"/>
    <w:rsid w:val="007F2E02"/>
    <w:rsid w:val="007F345E"/>
    <w:rsid w:val="007F34BD"/>
    <w:rsid w:val="007F3785"/>
    <w:rsid w:val="007F3EBD"/>
    <w:rsid w:val="007F3FB6"/>
    <w:rsid w:val="007F4358"/>
    <w:rsid w:val="007F44B1"/>
    <w:rsid w:val="007F495F"/>
    <w:rsid w:val="007F49C9"/>
    <w:rsid w:val="007F4AAD"/>
    <w:rsid w:val="007F4C77"/>
    <w:rsid w:val="007F4D21"/>
    <w:rsid w:val="007F4F98"/>
    <w:rsid w:val="007F50B1"/>
    <w:rsid w:val="007F5336"/>
    <w:rsid w:val="007F5593"/>
    <w:rsid w:val="007F563E"/>
    <w:rsid w:val="007F6353"/>
    <w:rsid w:val="007F6801"/>
    <w:rsid w:val="007F6807"/>
    <w:rsid w:val="007F692E"/>
    <w:rsid w:val="007F6A46"/>
    <w:rsid w:val="007F6BD9"/>
    <w:rsid w:val="007F6F68"/>
    <w:rsid w:val="007F74AB"/>
    <w:rsid w:val="007F765E"/>
    <w:rsid w:val="007F77E8"/>
    <w:rsid w:val="007F7905"/>
    <w:rsid w:val="007F790B"/>
    <w:rsid w:val="007F7AC9"/>
    <w:rsid w:val="0080009A"/>
    <w:rsid w:val="00800136"/>
    <w:rsid w:val="00800263"/>
    <w:rsid w:val="008004F4"/>
    <w:rsid w:val="008007A1"/>
    <w:rsid w:val="008008F6"/>
    <w:rsid w:val="00800C20"/>
    <w:rsid w:val="00800CB6"/>
    <w:rsid w:val="00801001"/>
    <w:rsid w:val="008011AE"/>
    <w:rsid w:val="0080132B"/>
    <w:rsid w:val="00801346"/>
    <w:rsid w:val="00801574"/>
    <w:rsid w:val="0080171A"/>
    <w:rsid w:val="008020E5"/>
    <w:rsid w:val="008021DD"/>
    <w:rsid w:val="008022A0"/>
    <w:rsid w:val="00802407"/>
    <w:rsid w:val="00802413"/>
    <w:rsid w:val="008025AD"/>
    <w:rsid w:val="00802A0C"/>
    <w:rsid w:val="00802D47"/>
    <w:rsid w:val="00802D87"/>
    <w:rsid w:val="00803034"/>
    <w:rsid w:val="00803160"/>
    <w:rsid w:val="00803233"/>
    <w:rsid w:val="00803430"/>
    <w:rsid w:val="008034ED"/>
    <w:rsid w:val="00803D06"/>
    <w:rsid w:val="00804498"/>
    <w:rsid w:val="00804937"/>
    <w:rsid w:val="00804B63"/>
    <w:rsid w:val="00804E34"/>
    <w:rsid w:val="00804FD4"/>
    <w:rsid w:val="0080532C"/>
    <w:rsid w:val="00805380"/>
    <w:rsid w:val="0080538D"/>
    <w:rsid w:val="00805774"/>
    <w:rsid w:val="0080586D"/>
    <w:rsid w:val="00805915"/>
    <w:rsid w:val="008059F3"/>
    <w:rsid w:val="00805CE2"/>
    <w:rsid w:val="00806074"/>
    <w:rsid w:val="00806496"/>
    <w:rsid w:val="008066DB"/>
    <w:rsid w:val="00806A47"/>
    <w:rsid w:val="00806C23"/>
    <w:rsid w:val="00806D42"/>
    <w:rsid w:val="00807028"/>
    <w:rsid w:val="008070B9"/>
    <w:rsid w:val="008073F0"/>
    <w:rsid w:val="008074A2"/>
    <w:rsid w:val="00807969"/>
    <w:rsid w:val="00807AEA"/>
    <w:rsid w:val="00807DA2"/>
    <w:rsid w:val="00807E03"/>
    <w:rsid w:val="00807ECE"/>
    <w:rsid w:val="008100B6"/>
    <w:rsid w:val="00810223"/>
    <w:rsid w:val="0081024B"/>
    <w:rsid w:val="0081024D"/>
    <w:rsid w:val="008104C6"/>
    <w:rsid w:val="008105DF"/>
    <w:rsid w:val="00810711"/>
    <w:rsid w:val="00810720"/>
    <w:rsid w:val="00810A89"/>
    <w:rsid w:val="00810A9C"/>
    <w:rsid w:val="00810C1A"/>
    <w:rsid w:val="00810C24"/>
    <w:rsid w:val="008111EF"/>
    <w:rsid w:val="008112A3"/>
    <w:rsid w:val="0081132E"/>
    <w:rsid w:val="00811588"/>
    <w:rsid w:val="00811685"/>
    <w:rsid w:val="00811801"/>
    <w:rsid w:val="00811837"/>
    <w:rsid w:val="00811F64"/>
    <w:rsid w:val="00812111"/>
    <w:rsid w:val="008128C9"/>
    <w:rsid w:val="00812902"/>
    <w:rsid w:val="00812979"/>
    <w:rsid w:val="00812A05"/>
    <w:rsid w:val="00812A0C"/>
    <w:rsid w:val="00812A1E"/>
    <w:rsid w:val="00812C31"/>
    <w:rsid w:val="00812DB8"/>
    <w:rsid w:val="0081316B"/>
    <w:rsid w:val="00813408"/>
    <w:rsid w:val="0081377A"/>
    <w:rsid w:val="008137BB"/>
    <w:rsid w:val="00813883"/>
    <w:rsid w:val="00813A03"/>
    <w:rsid w:val="00813F1C"/>
    <w:rsid w:val="00814136"/>
    <w:rsid w:val="0081420D"/>
    <w:rsid w:val="008142D5"/>
    <w:rsid w:val="00814B6D"/>
    <w:rsid w:val="00814DD3"/>
    <w:rsid w:val="0081501D"/>
    <w:rsid w:val="00815048"/>
    <w:rsid w:val="008151B6"/>
    <w:rsid w:val="008154A9"/>
    <w:rsid w:val="008154E5"/>
    <w:rsid w:val="008157A9"/>
    <w:rsid w:val="0081588D"/>
    <w:rsid w:val="008158BA"/>
    <w:rsid w:val="00816227"/>
    <w:rsid w:val="008166D7"/>
    <w:rsid w:val="00816916"/>
    <w:rsid w:val="00816B86"/>
    <w:rsid w:val="00816CEA"/>
    <w:rsid w:val="00816D53"/>
    <w:rsid w:val="008170F8"/>
    <w:rsid w:val="008171B6"/>
    <w:rsid w:val="00817475"/>
    <w:rsid w:val="00817526"/>
    <w:rsid w:val="0081758A"/>
    <w:rsid w:val="00817661"/>
    <w:rsid w:val="0081789A"/>
    <w:rsid w:val="008178F0"/>
    <w:rsid w:val="00817A3A"/>
    <w:rsid w:val="00817FE0"/>
    <w:rsid w:val="00820055"/>
    <w:rsid w:val="008201FD"/>
    <w:rsid w:val="008206EC"/>
    <w:rsid w:val="00820902"/>
    <w:rsid w:val="0082102C"/>
    <w:rsid w:val="008210F2"/>
    <w:rsid w:val="00821157"/>
    <w:rsid w:val="00821288"/>
    <w:rsid w:val="00821372"/>
    <w:rsid w:val="00821AAD"/>
    <w:rsid w:val="00821D93"/>
    <w:rsid w:val="008220FC"/>
    <w:rsid w:val="008221DF"/>
    <w:rsid w:val="008223C7"/>
    <w:rsid w:val="008225EF"/>
    <w:rsid w:val="00822BE5"/>
    <w:rsid w:val="00822E91"/>
    <w:rsid w:val="00822F77"/>
    <w:rsid w:val="00822FB0"/>
    <w:rsid w:val="00823087"/>
    <w:rsid w:val="00823121"/>
    <w:rsid w:val="008232F8"/>
    <w:rsid w:val="008233ED"/>
    <w:rsid w:val="0082352F"/>
    <w:rsid w:val="00823531"/>
    <w:rsid w:val="00823542"/>
    <w:rsid w:val="008235E4"/>
    <w:rsid w:val="00823BBF"/>
    <w:rsid w:val="00823F89"/>
    <w:rsid w:val="00824006"/>
    <w:rsid w:val="0082407A"/>
    <w:rsid w:val="00824092"/>
    <w:rsid w:val="008249E9"/>
    <w:rsid w:val="00824A19"/>
    <w:rsid w:val="00824EFA"/>
    <w:rsid w:val="00824EFD"/>
    <w:rsid w:val="008255BC"/>
    <w:rsid w:val="008255D3"/>
    <w:rsid w:val="008256DD"/>
    <w:rsid w:val="008258C0"/>
    <w:rsid w:val="0082590A"/>
    <w:rsid w:val="00825B8E"/>
    <w:rsid w:val="00825F16"/>
    <w:rsid w:val="00825FDC"/>
    <w:rsid w:val="00826051"/>
    <w:rsid w:val="00826252"/>
    <w:rsid w:val="00826318"/>
    <w:rsid w:val="00826496"/>
    <w:rsid w:val="0082661C"/>
    <w:rsid w:val="00826951"/>
    <w:rsid w:val="00826D03"/>
    <w:rsid w:val="00826D59"/>
    <w:rsid w:val="0082702C"/>
    <w:rsid w:val="00827A1B"/>
    <w:rsid w:val="00827CCF"/>
    <w:rsid w:val="00827F8F"/>
    <w:rsid w:val="00830150"/>
    <w:rsid w:val="00830306"/>
    <w:rsid w:val="00830D19"/>
    <w:rsid w:val="00830D42"/>
    <w:rsid w:val="00830DCB"/>
    <w:rsid w:val="00831106"/>
    <w:rsid w:val="00831163"/>
    <w:rsid w:val="008312EA"/>
    <w:rsid w:val="0083149B"/>
    <w:rsid w:val="0083194F"/>
    <w:rsid w:val="00831B1A"/>
    <w:rsid w:val="008321FC"/>
    <w:rsid w:val="008324CF"/>
    <w:rsid w:val="0083278E"/>
    <w:rsid w:val="0083289F"/>
    <w:rsid w:val="00832A89"/>
    <w:rsid w:val="00832B5D"/>
    <w:rsid w:val="00832C95"/>
    <w:rsid w:val="00832CFE"/>
    <w:rsid w:val="00832E33"/>
    <w:rsid w:val="00833509"/>
    <w:rsid w:val="0083357E"/>
    <w:rsid w:val="00833BBE"/>
    <w:rsid w:val="00833DE4"/>
    <w:rsid w:val="00833EB4"/>
    <w:rsid w:val="0083426D"/>
    <w:rsid w:val="0083457C"/>
    <w:rsid w:val="008346F8"/>
    <w:rsid w:val="00834706"/>
    <w:rsid w:val="008348C2"/>
    <w:rsid w:val="00834D19"/>
    <w:rsid w:val="00834F8D"/>
    <w:rsid w:val="008351CE"/>
    <w:rsid w:val="00835514"/>
    <w:rsid w:val="0083561B"/>
    <w:rsid w:val="00835681"/>
    <w:rsid w:val="00835920"/>
    <w:rsid w:val="00835A34"/>
    <w:rsid w:val="00835B30"/>
    <w:rsid w:val="00835B6E"/>
    <w:rsid w:val="00835C3E"/>
    <w:rsid w:val="00836333"/>
    <w:rsid w:val="00836414"/>
    <w:rsid w:val="0083668A"/>
    <w:rsid w:val="0083676E"/>
    <w:rsid w:val="0083691F"/>
    <w:rsid w:val="00836D84"/>
    <w:rsid w:val="00836DC8"/>
    <w:rsid w:val="0083721B"/>
    <w:rsid w:val="008373B2"/>
    <w:rsid w:val="008375E0"/>
    <w:rsid w:val="0083785C"/>
    <w:rsid w:val="00837C28"/>
    <w:rsid w:val="00837C6B"/>
    <w:rsid w:val="00837DA1"/>
    <w:rsid w:val="00840309"/>
    <w:rsid w:val="00840752"/>
    <w:rsid w:val="0084092B"/>
    <w:rsid w:val="00840A61"/>
    <w:rsid w:val="00841053"/>
    <w:rsid w:val="008411ED"/>
    <w:rsid w:val="008412BA"/>
    <w:rsid w:val="00841401"/>
    <w:rsid w:val="00841440"/>
    <w:rsid w:val="0084187A"/>
    <w:rsid w:val="00841A49"/>
    <w:rsid w:val="00841BC5"/>
    <w:rsid w:val="00841CB1"/>
    <w:rsid w:val="00841D58"/>
    <w:rsid w:val="00841EB3"/>
    <w:rsid w:val="008421C4"/>
    <w:rsid w:val="008422EA"/>
    <w:rsid w:val="008423FD"/>
    <w:rsid w:val="0084251B"/>
    <w:rsid w:val="0084266A"/>
    <w:rsid w:val="00842EC7"/>
    <w:rsid w:val="00842F25"/>
    <w:rsid w:val="00843082"/>
    <w:rsid w:val="00843126"/>
    <w:rsid w:val="008433B8"/>
    <w:rsid w:val="00843475"/>
    <w:rsid w:val="0084347D"/>
    <w:rsid w:val="00843677"/>
    <w:rsid w:val="008436F5"/>
    <w:rsid w:val="008437B8"/>
    <w:rsid w:val="008437C7"/>
    <w:rsid w:val="00843C3C"/>
    <w:rsid w:val="0084407A"/>
    <w:rsid w:val="00844186"/>
    <w:rsid w:val="008441DB"/>
    <w:rsid w:val="008447B9"/>
    <w:rsid w:val="00844CFA"/>
    <w:rsid w:val="00844DAD"/>
    <w:rsid w:val="00844F5F"/>
    <w:rsid w:val="0084505D"/>
    <w:rsid w:val="00845216"/>
    <w:rsid w:val="008454F1"/>
    <w:rsid w:val="00845A37"/>
    <w:rsid w:val="00845D3A"/>
    <w:rsid w:val="00845D40"/>
    <w:rsid w:val="00845FEA"/>
    <w:rsid w:val="0084625F"/>
    <w:rsid w:val="0084636D"/>
    <w:rsid w:val="008468BE"/>
    <w:rsid w:val="00846BE7"/>
    <w:rsid w:val="00846D5B"/>
    <w:rsid w:val="008475E4"/>
    <w:rsid w:val="00847CF6"/>
    <w:rsid w:val="00847DB0"/>
    <w:rsid w:val="00847EA9"/>
    <w:rsid w:val="00847F44"/>
    <w:rsid w:val="00847FB5"/>
    <w:rsid w:val="00847FC7"/>
    <w:rsid w:val="0085007B"/>
    <w:rsid w:val="008500CB"/>
    <w:rsid w:val="00850149"/>
    <w:rsid w:val="00850523"/>
    <w:rsid w:val="00850B07"/>
    <w:rsid w:val="00850C9B"/>
    <w:rsid w:val="00851021"/>
    <w:rsid w:val="008510DE"/>
    <w:rsid w:val="008512FD"/>
    <w:rsid w:val="00851384"/>
    <w:rsid w:val="008515AC"/>
    <w:rsid w:val="00851681"/>
    <w:rsid w:val="008516F9"/>
    <w:rsid w:val="00851784"/>
    <w:rsid w:val="008518AD"/>
    <w:rsid w:val="00851B03"/>
    <w:rsid w:val="00851B6D"/>
    <w:rsid w:val="00851EF2"/>
    <w:rsid w:val="00851FD4"/>
    <w:rsid w:val="00852139"/>
    <w:rsid w:val="0085213E"/>
    <w:rsid w:val="0085270F"/>
    <w:rsid w:val="0085272F"/>
    <w:rsid w:val="00852BEA"/>
    <w:rsid w:val="00852DFC"/>
    <w:rsid w:val="008535BC"/>
    <w:rsid w:val="008535DB"/>
    <w:rsid w:val="00853766"/>
    <w:rsid w:val="0085385B"/>
    <w:rsid w:val="008538B9"/>
    <w:rsid w:val="00853A8C"/>
    <w:rsid w:val="008540A8"/>
    <w:rsid w:val="00854758"/>
    <w:rsid w:val="008549BC"/>
    <w:rsid w:val="00854D7E"/>
    <w:rsid w:val="00854EBA"/>
    <w:rsid w:val="00855264"/>
    <w:rsid w:val="0085529F"/>
    <w:rsid w:val="008553C2"/>
    <w:rsid w:val="00855436"/>
    <w:rsid w:val="00855899"/>
    <w:rsid w:val="008558E9"/>
    <w:rsid w:val="008559AB"/>
    <w:rsid w:val="00855B9C"/>
    <w:rsid w:val="00855EFB"/>
    <w:rsid w:val="00855F51"/>
    <w:rsid w:val="00856084"/>
    <w:rsid w:val="00856175"/>
    <w:rsid w:val="008561D5"/>
    <w:rsid w:val="008561DD"/>
    <w:rsid w:val="00856372"/>
    <w:rsid w:val="00856401"/>
    <w:rsid w:val="00856620"/>
    <w:rsid w:val="008566E1"/>
    <w:rsid w:val="008567F3"/>
    <w:rsid w:val="00856F31"/>
    <w:rsid w:val="008570C5"/>
    <w:rsid w:val="00857769"/>
    <w:rsid w:val="0085786A"/>
    <w:rsid w:val="0085797F"/>
    <w:rsid w:val="008605A7"/>
    <w:rsid w:val="00860D25"/>
    <w:rsid w:val="00860E60"/>
    <w:rsid w:val="00860E8B"/>
    <w:rsid w:val="00860EEF"/>
    <w:rsid w:val="00860F99"/>
    <w:rsid w:val="00861093"/>
    <w:rsid w:val="00861395"/>
    <w:rsid w:val="008614A0"/>
    <w:rsid w:val="00861A3D"/>
    <w:rsid w:val="00861B20"/>
    <w:rsid w:val="00861B3E"/>
    <w:rsid w:val="00861CA1"/>
    <w:rsid w:val="00861CEB"/>
    <w:rsid w:val="00861D9A"/>
    <w:rsid w:val="0086245A"/>
    <w:rsid w:val="00862543"/>
    <w:rsid w:val="00862583"/>
    <w:rsid w:val="00862789"/>
    <w:rsid w:val="00862FAB"/>
    <w:rsid w:val="00863659"/>
    <w:rsid w:val="008638F0"/>
    <w:rsid w:val="00863990"/>
    <w:rsid w:val="00863B61"/>
    <w:rsid w:val="00863B7B"/>
    <w:rsid w:val="00863FAB"/>
    <w:rsid w:val="008640EB"/>
    <w:rsid w:val="0086427B"/>
    <w:rsid w:val="00864295"/>
    <w:rsid w:val="0086450C"/>
    <w:rsid w:val="008647D7"/>
    <w:rsid w:val="008647D8"/>
    <w:rsid w:val="0086487B"/>
    <w:rsid w:val="00864A46"/>
    <w:rsid w:val="008651B5"/>
    <w:rsid w:val="008652DF"/>
    <w:rsid w:val="008654C0"/>
    <w:rsid w:val="008654FC"/>
    <w:rsid w:val="0086565B"/>
    <w:rsid w:val="00865803"/>
    <w:rsid w:val="00865B1B"/>
    <w:rsid w:val="00865CD2"/>
    <w:rsid w:val="00865D26"/>
    <w:rsid w:val="008665CC"/>
    <w:rsid w:val="00866865"/>
    <w:rsid w:val="0086729B"/>
    <w:rsid w:val="00867626"/>
    <w:rsid w:val="00867B37"/>
    <w:rsid w:val="00870258"/>
    <w:rsid w:val="008702A7"/>
    <w:rsid w:val="008706A6"/>
    <w:rsid w:val="0087074B"/>
    <w:rsid w:val="00870FFB"/>
    <w:rsid w:val="0087175B"/>
    <w:rsid w:val="0087180A"/>
    <w:rsid w:val="00871C74"/>
    <w:rsid w:val="00871DF6"/>
    <w:rsid w:val="00871EE9"/>
    <w:rsid w:val="00871F7B"/>
    <w:rsid w:val="0087221C"/>
    <w:rsid w:val="008724EB"/>
    <w:rsid w:val="008725BA"/>
    <w:rsid w:val="00872623"/>
    <w:rsid w:val="00872696"/>
    <w:rsid w:val="00872DEA"/>
    <w:rsid w:val="00872FC9"/>
    <w:rsid w:val="00873042"/>
    <w:rsid w:val="00873124"/>
    <w:rsid w:val="0087355D"/>
    <w:rsid w:val="00873658"/>
    <w:rsid w:val="008737E9"/>
    <w:rsid w:val="008738CB"/>
    <w:rsid w:val="00873943"/>
    <w:rsid w:val="008741D7"/>
    <w:rsid w:val="00874427"/>
    <w:rsid w:val="00874685"/>
    <w:rsid w:val="008749D5"/>
    <w:rsid w:val="00874D56"/>
    <w:rsid w:val="0087515A"/>
    <w:rsid w:val="00875189"/>
    <w:rsid w:val="008754F9"/>
    <w:rsid w:val="00875611"/>
    <w:rsid w:val="008757D4"/>
    <w:rsid w:val="00875822"/>
    <w:rsid w:val="0087591E"/>
    <w:rsid w:val="00875A60"/>
    <w:rsid w:val="00875E15"/>
    <w:rsid w:val="00875EF9"/>
    <w:rsid w:val="00875F39"/>
    <w:rsid w:val="00876073"/>
    <w:rsid w:val="00876244"/>
    <w:rsid w:val="00876631"/>
    <w:rsid w:val="00876C22"/>
    <w:rsid w:val="00876CC0"/>
    <w:rsid w:val="0087715E"/>
    <w:rsid w:val="0087740A"/>
    <w:rsid w:val="00877484"/>
    <w:rsid w:val="00877A9F"/>
    <w:rsid w:val="00877BF7"/>
    <w:rsid w:val="00877C3D"/>
    <w:rsid w:val="00877EEA"/>
    <w:rsid w:val="00877FE3"/>
    <w:rsid w:val="00879DA0"/>
    <w:rsid w:val="0088004E"/>
    <w:rsid w:val="00880158"/>
    <w:rsid w:val="008806D4"/>
    <w:rsid w:val="0088076D"/>
    <w:rsid w:val="00880AE7"/>
    <w:rsid w:val="00880F34"/>
    <w:rsid w:val="0088123C"/>
    <w:rsid w:val="0088137C"/>
    <w:rsid w:val="0088154A"/>
    <w:rsid w:val="0088157A"/>
    <w:rsid w:val="00881CC6"/>
    <w:rsid w:val="00881D6B"/>
    <w:rsid w:val="00881DF9"/>
    <w:rsid w:val="00882049"/>
    <w:rsid w:val="00882157"/>
    <w:rsid w:val="0088281B"/>
    <w:rsid w:val="00882900"/>
    <w:rsid w:val="00882BBE"/>
    <w:rsid w:val="008830D6"/>
    <w:rsid w:val="008831CC"/>
    <w:rsid w:val="0088336C"/>
    <w:rsid w:val="0088380D"/>
    <w:rsid w:val="00883E60"/>
    <w:rsid w:val="00884239"/>
    <w:rsid w:val="008846E0"/>
    <w:rsid w:val="0088476F"/>
    <w:rsid w:val="00884952"/>
    <w:rsid w:val="00884E6C"/>
    <w:rsid w:val="00884E96"/>
    <w:rsid w:val="00884F31"/>
    <w:rsid w:val="00884F81"/>
    <w:rsid w:val="0088512A"/>
    <w:rsid w:val="00885A53"/>
    <w:rsid w:val="00885B8A"/>
    <w:rsid w:val="0088651C"/>
    <w:rsid w:val="00886786"/>
    <w:rsid w:val="008875F7"/>
    <w:rsid w:val="00887AD2"/>
    <w:rsid w:val="00887B6F"/>
    <w:rsid w:val="00887CAA"/>
    <w:rsid w:val="00887DDE"/>
    <w:rsid w:val="00890171"/>
    <w:rsid w:val="00890270"/>
    <w:rsid w:val="00890446"/>
    <w:rsid w:val="008905FC"/>
    <w:rsid w:val="00890988"/>
    <w:rsid w:val="00890BE4"/>
    <w:rsid w:val="00890EA5"/>
    <w:rsid w:val="00890FB3"/>
    <w:rsid w:val="00891047"/>
    <w:rsid w:val="008910F2"/>
    <w:rsid w:val="00891233"/>
    <w:rsid w:val="008915C0"/>
    <w:rsid w:val="008917D5"/>
    <w:rsid w:val="008917FF"/>
    <w:rsid w:val="008919D8"/>
    <w:rsid w:val="008919E9"/>
    <w:rsid w:val="00891FAB"/>
    <w:rsid w:val="008921C7"/>
    <w:rsid w:val="008922FD"/>
    <w:rsid w:val="008923C0"/>
    <w:rsid w:val="0089247E"/>
    <w:rsid w:val="00892519"/>
    <w:rsid w:val="008927F5"/>
    <w:rsid w:val="0089295C"/>
    <w:rsid w:val="00892B95"/>
    <w:rsid w:val="00892C39"/>
    <w:rsid w:val="00892CE8"/>
    <w:rsid w:val="00892F6E"/>
    <w:rsid w:val="0089357D"/>
    <w:rsid w:val="00893948"/>
    <w:rsid w:val="00893B08"/>
    <w:rsid w:val="00893C96"/>
    <w:rsid w:val="00893FBD"/>
    <w:rsid w:val="0089408F"/>
    <w:rsid w:val="00894233"/>
    <w:rsid w:val="0089476E"/>
    <w:rsid w:val="00894793"/>
    <w:rsid w:val="00894B47"/>
    <w:rsid w:val="00894C8B"/>
    <w:rsid w:val="00894D8D"/>
    <w:rsid w:val="00895086"/>
    <w:rsid w:val="008951D6"/>
    <w:rsid w:val="008956A4"/>
    <w:rsid w:val="0089586D"/>
    <w:rsid w:val="00895951"/>
    <w:rsid w:val="008959D0"/>
    <w:rsid w:val="00895BA8"/>
    <w:rsid w:val="00895E6B"/>
    <w:rsid w:val="008961B0"/>
    <w:rsid w:val="00896479"/>
    <w:rsid w:val="008965BF"/>
    <w:rsid w:val="00896A24"/>
    <w:rsid w:val="00897053"/>
    <w:rsid w:val="0089708B"/>
    <w:rsid w:val="0089740C"/>
    <w:rsid w:val="00897BA5"/>
    <w:rsid w:val="0089DB6B"/>
    <w:rsid w:val="008A03D6"/>
    <w:rsid w:val="008A0AB3"/>
    <w:rsid w:val="008A0B6E"/>
    <w:rsid w:val="008A0BD2"/>
    <w:rsid w:val="008A0D21"/>
    <w:rsid w:val="008A11AC"/>
    <w:rsid w:val="008A12AC"/>
    <w:rsid w:val="008A130B"/>
    <w:rsid w:val="008A1706"/>
    <w:rsid w:val="008A1D9E"/>
    <w:rsid w:val="008A1E23"/>
    <w:rsid w:val="008A1F38"/>
    <w:rsid w:val="008A2151"/>
    <w:rsid w:val="008A2232"/>
    <w:rsid w:val="008A25EB"/>
    <w:rsid w:val="008A272F"/>
    <w:rsid w:val="008A2922"/>
    <w:rsid w:val="008A2B42"/>
    <w:rsid w:val="008A336C"/>
    <w:rsid w:val="008A35E9"/>
    <w:rsid w:val="008A364F"/>
    <w:rsid w:val="008A37BC"/>
    <w:rsid w:val="008A3A49"/>
    <w:rsid w:val="008A3ADE"/>
    <w:rsid w:val="008A3BC8"/>
    <w:rsid w:val="008A3CE0"/>
    <w:rsid w:val="008A3D20"/>
    <w:rsid w:val="008A3DBF"/>
    <w:rsid w:val="008A4195"/>
    <w:rsid w:val="008A4419"/>
    <w:rsid w:val="008A45D5"/>
    <w:rsid w:val="008A4634"/>
    <w:rsid w:val="008A4759"/>
    <w:rsid w:val="008A4A55"/>
    <w:rsid w:val="008A4DDC"/>
    <w:rsid w:val="008A50B3"/>
    <w:rsid w:val="008A5251"/>
    <w:rsid w:val="008A5273"/>
    <w:rsid w:val="008A529F"/>
    <w:rsid w:val="008A544F"/>
    <w:rsid w:val="008A54E8"/>
    <w:rsid w:val="008A54EC"/>
    <w:rsid w:val="008A5748"/>
    <w:rsid w:val="008A57D4"/>
    <w:rsid w:val="008A5890"/>
    <w:rsid w:val="008A5A07"/>
    <w:rsid w:val="008A5E58"/>
    <w:rsid w:val="008A63CC"/>
    <w:rsid w:val="008A651A"/>
    <w:rsid w:val="008A6AC8"/>
    <w:rsid w:val="008A6BAE"/>
    <w:rsid w:val="008A6BC6"/>
    <w:rsid w:val="008A702E"/>
    <w:rsid w:val="008A7257"/>
    <w:rsid w:val="008A736A"/>
    <w:rsid w:val="008A74B6"/>
    <w:rsid w:val="008A7787"/>
    <w:rsid w:val="008A7836"/>
    <w:rsid w:val="008A7A10"/>
    <w:rsid w:val="008A7B1B"/>
    <w:rsid w:val="008A7D27"/>
    <w:rsid w:val="008A7DCF"/>
    <w:rsid w:val="008A7E8A"/>
    <w:rsid w:val="008B00E3"/>
    <w:rsid w:val="008B04DD"/>
    <w:rsid w:val="008B0778"/>
    <w:rsid w:val="008B093A"/>
    <w:rsid w:val="008B0A5E"/>
    <w:rsid w:val="008B0A88"/>
    <w:rsid w:val="008B0B71"/>
    <w:rsid w:val="008B0BE0"/>
    <w:rsid w:val="008B0CF6"/>
    <w:rsid w:val="008B1279"/>
    <w:rsid w:val="008B170E"/>
    <w:rsid w:val="008B183B"/>
    <w:rsid w:val="008B1A4C"/>
    <w:rsid w:val="008B1AF4"/>
    <w:rsid w:val="008B1C62"/>
    <w:rsid w:val="008B1EBF"/>
    <w:rsid w:val="008B1F63"/>
    <w:rsid w:val="008B23E4"/>
    <w:rsid w:val="008B258B"/>
    <w:rsid w:val="008B25E1"/>
    <w:rsid w:val="008B2945"/>
    <w:rsid w:val="008B2B04"/>
    <w:rsid w:val="008B2B05"/>
    <w:rsid w:val="008B2E18"/>
    <w:rsid w:val="008B3073"/>
    <w:rsid w:val="008B31AC"/>
    <w:rsid w:val="008B31C5"/>
    <w:rsid w:val="008B334A"/>
    <w:rsid w:val="008B3410"/>
    <w:rsid w:val="008B351B"/>
    <w:rsid w:val="008B3720"/>
    <w:rsid w:val="008B383A"/>
    <w:rsid w:val="008B3B73"/>
    <w:rsid w:val="008B43F6"/>
    <w:rsid w:val="008B444C"/>
    <w:rsid w:val="008B4762"/>
    <w:rsid w:val="008B481C"/>
    <w:rsid w:val="008B525F"/>
    <w:rsid w:val="008B52A9"/>
    <w:rsid w:val="008B532C"/>
    <w:rsid w:val="008B5484"/>
    <w:rsid w:val="008B5725"/>
    <w:rsid w:val="008B5A45"/>
    <w:rsid w:val="008B5AED"/>
    <w:rsid w:val="008B5AFB"/>
    <w:rsid w:val="008B5C1F"/>
    <w:rsid w:val="008B5CA1"/>
    <w:rsid w:val="008B614D"/>
    <w:rsid w:val="008B614E"/>
    <w:rsid w:val="008B617C"/>
    <w:rsid w:val="008B6448"/>
    <w:rsid w:val="008B64E4"/>
    <w:rsid w:val="008B6505"/>
    <w:rsid w:val="008B68D6"/>
    <w:rsid w:val="008B6BFD"/>
    <w:rsid w:val="008B6C10"/>
    <w:rsid w:val="008B6C26"/>
    <w:rsid w:val="008B6E68"/>
    <w:rsid w:val="008B739D"/>
    <w:rsid w:val="008B777F"/>
    <w:rsid w:val="008B7808"/>
    <w:rsid w:val="008B78C1"/>
    <w:rsid w:val="008B7DCD"/>
    <w:rsid w:val="008C05BF"/>
    <w:rsid w:val="008C05DF"/>
    <w:rsid w:val="008C0767"/>
    <w:rsid w:val="008C0CB3"/>
    <w:rsid w:val="008C0E25"/>
    <w:rsid w:val="008C0F57"/>
    <w:rsid w:val="008C12F8"/>
    <w:rsid w:val="008C17FD"/>
    <w:rsid w:val="008C1BAB"/>
    <w:rsid w:val="008C1BC9"/>
    <w:rsid w:val="008C1E4B"/>
    <w:rsid w:val="008C23BE"/>
    <w:rsid w:val="008C253E"/>
    <w:rsid w:val="008C2644"/>
    <w:rsid w:val="008C3098"/>
    <w:rsid w:val="008C30C6"/>
    <w:rsid w:val="008C3467"/>
    <w:rsid w:val="008C34CC"/>
    <w:rsid w:val="008C3569"/>
    <w:rsid w:val="008C3808"/>
    <w:rsid w:val="008C3AAF"/>
    <w:rsid w:val="008C3CF6"/>
    <w:rsid w:val="008C3E03"/>
    <w:rsid w:val="008C3E80"/>
    <w:rsid w:val="008C431B"/>
    <w:rsid w:val="008C470A"/>
    <w:rsid w:val="008C4A0E"/>
    <w:rsid w:val="008C4A1F"/>
    <w:rsid w:val="008C5249"/>
    <w:rsid w:val="008C5400"/>
    <w:rsid w:val="008C55ED"/>
    <w:rsid w:val="008C5922"/>
    <w:rsid w:val="008C5D21"/>
    <w:rsid w:val="008C5DA8"/>
    <w:rsid w:val="008C6016"/>
    <w:rsid w:val="008C6054"/>
    <w:rsid w:val="008C64DD"/>
    <w:rsid w:val="008C675E"/>
    <w:rsid w:val="008C6860"/>
    <w:rsid w:val="008C6BA1"/>
    <w:rsid w:val="008C72D2"/>
    <w:rsid w:val="008C75B4"/>
    <w:rsid w:val="008C78E6"/>
    <w:rsid w:val="008C7FDE"/>
    <w:rsid w:val="008D019C"/>
    <w:rsid w:val="008D01D5"/>
    <w:rsid w:val="008D0385"/>
    <w:rsid w:val="008D0B4F"/>
    <w:rsid w:val="008D14D7"/>
    <w:rsid w:val="008D17D0"/>
    <w:rsid w:val="008D187A"/>
    <w:rsid w:val="008D19B9"/>
    <w:rsid w:val="008D1C15"/>
    <w:rsid w:val="008D22EF"/>
    <w:rsid w:val="008D2B69"/>
    <w:rsid w:val="008D2CAD"/>
    <w:rsid w:val="008D31A0"/>
    <w:rsid w:val="008D340E"/>
    <w:rsid w:val="008D36CE"/>
    <w:rsid w:val="008D37EF"/>
    <w:rsid w:val="008D3DB1"/>
    <w:rsid w:val="008D3E32"/>
    <w:rsid w:val="008D3EEF"/>
    <w:rsid w:val="008D41C0"/>
    <w:rsid w:val="008D433B"/>
    <w:rsid w:val="008D460A"/>
    <w:rsid w:val="008D474C"/>
    <w:rsid w:val="008D4AE8"/>
    <w:rsid w:val="008D4C8A"/>
    <w:rsid w:val="008D50AE"/>
    <w:rsid w:val="008D5159"/>
    <w:rsid w:val="008D51F9"/>
    <w:rsid w:val="008D52FD"/>
    <w:rsid w:val="008D5716"/>
    <w:rsid w:val="008D575C"/>
    <w:rsid w:val="008D5C99"/>
    <w:rsid w:val="008D5D95"/>
    <w:rsid w:val="008D6345"/>
    <w:rsid w:val="008D6395"/>
    <w:rsid w:val="008D6826"/>
    <w:rsid w:val="008D6E0B"/>
    <w:rsid w:val="008D6E0D"/>
    <w:rsid w:val="008D6E14"/>
    <w:rsid w:val="008D72A6"/>
    <w:rsid w:val="008D7504"/>
    <w:rsid w:val="008D777A"/>
    <w:rsid w:val="008D7911"/>
    <w:rsid w:val="008D7E92"/>
    <w:rsid w:val="008D7F11"/>
    <w:rsid w:val="008E007F"/>
    <w:rsid w:val="008E010C"/>
    <w:rsid w:val="008E029D"/>
    <w:rsid w:val="008E038D"/>
    <w:rsid w:val="008E0422"/>
    <w:rsid w:val="008E0476"/>
    <w:rsid w:val="008E052B"/>
    <w:rsid w:val="008E0928"/>
    <w:rsid w:val="008E0CB6"/>
    <w:rsid w:val="008E0ECC"/>
    <w:rsid w:val="008E12FB"/>
    <w:rsid w:val="008E1789"/>
    <w:rsid w:val="008E1E80"/>
    <w:rsid w:val="008E20CC"/>
    <w:rsid w:val="008E240A"/>
    <w:rsid w:val="008E263B"/>
    <w:rsid w:val="008E26C0"/>
    <w:rsid w:val="008E2EC5"/>
    <w:rsid w:val="008E35CD"/>
    <w:rsid w:val="008E404F"/>
    <w:rsid w:val="008E42EB"/>
    <w:rsid w:val="008E4549"/>
    <w:rsid w:val="008E4593"/>
    <w:rsid w:val="008E47A9"/>
    <w:rsid w:val="008E483D"/>
    <w:rsid w:val="008E48B0"/>
    <w:rsid w:val="008E498B"/>
    <w:rsid w:val="008E49CE"/>
    <w:rsid w:val="008E49FD"/>
    <w:rsid w:val="008E4D58"/>
    <w:rsid w:val="008E4E9B"/>
    <w:rsid w:val="008E5053"/>
    <w:rsid w:val="008E541A"/>
    <w:rsid w:val="008E54DC"/>
    <w:rsid w:val="008E54E4"/>
    <w:rsid w:val="008E5652"/>
    <w:rsid w:val="008E56E5"/>
    <w:rsid w:val="008E59A3"/>
    <w:rsid w:val="008E5A5A"/>
    <w:rsid w:val="008E5B59"/>
    <w:rsid w:val="008E5C9F"/>
    <w:rsid w:val="008E5D50"/>
    <w:rsid w:val="008E5D66"/>
    <w:rsid w:val="008E5E2C"/>
    <w:rsid w:val="008E5FC0"/>
    <w:rsid w:val="008E63CC"/>
    <w:rsid w:val="008E641B"/>
    <w:rsid w:val="008E685D"/>
    <w:rsid w:val="008E68A9"/>
    <w:rsid w:val="008E6A6D"/>
    <w:rsid w:val="008E6B76"/>
    <w:rsid w:val="008E6EFF"/>
    <w:rsid w:val="008E727B"/>
    <w:rsid w:val="008E7561"/>
    <w:rsid w:val="008E75CC"/>
    <w:rsid w:val="008E764C"/>
    <w:rsid w:val="008E7832"/>
    <w:rsid w:val="008E7907"/>
    <w:rsid w:val="008E7A6C"/>
    <w:rsid w:val="008E7D74"/>
    <w:rsid w:val="008F0715"/>
    <w:rsid w:val="008F0A41"/>
    <w:rsid w:val="008F0B47"/>
    <w:rsid w:val="008F0C03"/>
    <w:rsid w:val="008F0FDC"/>
    <w:rsid w:val="008F1542"/>
    <w:rsid w:val="008F160D"/>
    <w:rsid w:val="008F19B0"/>
    <w:rsid w:val="008F1AD7"/>
    <w:rsid w:val="008F1B2B"/>
    <w:rsid w:val="008F20BD"/>
    <w:rsid w:val="008F286E"/>
    <w:rsid w:val="008F2979"/>
    <w:rsid w:val="008F2FEF"/>
    <w:rsid w:val="008F3296"/>
    <w:rsid w:val="008F364A"/>
    <w:rsid w:val="008F3683"/>
    <w:rsid w:val="008F3EDA"/>
    <w:rsid w:val="008F3FDD"/>
    <w:rsid w:val="008F40C2"/>
    <w:rsid w:val="008F4539"/>
    <w:rsid w:val="008F47F6"/>
    <w:rsid w:val="008F4B0D"/>
    <w:rsid w:val="008F4EC1"/>
    <w:rsid w:val="008F4FAF"/>
    <w:rsid w:val="008F52DC"/>
    <w:rsid w:val="008F5311"/>
    <w:rsid w:val="008F566C"/>
    <w:rsid w:val="008F5670"/>
    <w:rsid w:val="008F5920"/>
    <w:rsid w:val="008F5BB2"/>
    <w:rsid w:val="008F5BDB"/>
    <w:rsid w:val="008F5C29"/>
    <w:rsid w:val="008F60FE"/>
    <w:rsid w:val="008F6794"/>
    <w:rsid w:val="008F686D"/>
    <w:rsid w:val="008F6CAA"/>
    <w:rsid w:val="008F6EAB"/>
    <w:rsid w:val="008F6F57"/>
    <w:rsid w:val="008F701C"/>
    <w:rsid w:val="008F7068"/>
    <w:rsid w:val="008F70A4"/>
    <w:rsid w:val="008F70E7"/>
    <w:rsid w:val="008F710A"/>
    <w:rsid w:val="008F749C"/>
    <w:rsid w:val="008F755F"/>
    <w:rsid w:val="008F77C9"/>
    <w:rsid w:val="008F7844"/>
    <w:rsid w:val="008F7BAD"/>
    <w:rsid w:val="00900095"/>
    <w:rsid w:val="009003CB"/>
    <w:rsid w:val="00900714"/>
    <w:rsid w:val="00900952"/>
    <w:rsid w:val="009011AA"/>
    <w:rsid w:val="009011E6"/>
    <w:rsid w:val="00901205"/>
    <w:rsid w:val="0090165B"/>
    <w:rsid w:val="009017A3"/>
    <w:rsid w:val="00901A23"/>
    <w:rsid w:val="00901ADD"/>
    <w:rsid w:val="00901C01"/>
    <w:rsid w:val="00902464"/>
    <w:rsid w:val="00902682"/>
    <w:rsid w:val="009026E9"/>
    <w:rsid w:val="00902B9A"/>
    <w:rsid w:val="00902CB6"/>
    <w:rsid w:val="009032FC"/>
    <w:rsid w:val="009033F2"/>
    <w:rsid w:val="009035F3"/>
    <w:rsid w:val="00903A5D"/>
    <w:rsid w:val="009040C6"/>
    <w:rsid w:val="009040F9"/>
    <w:rsid w:val="0090415A"/>
    <w:rsid w:val="00904528"/>
    <w:rsid w:val="009045E4"/>
    <w:rsid w:val="009046F9"/>
    <w:rsid w:val="00904724"/>
    <w:rsid w:val="00904B7C"/>
    <w:rsid w:val="00904D55"/>
    <w:rsid w:val="00904EEF"/>
    <w:rsid w:val="00905441"/>
    <w:rsid w:val="009055C9"/>
    <w:rsid w:val="00905A2B"/>
    <w:rsid w:val="00905B3F"/>
    <w:rsid w:val="00905F07"/>
    <w:rsid w:val="0090602E"/>
    <w:rsid w:val="00906493"/>
    <w:rsid w:val="00906BBD"/>
    <w:rsid w:val="00906D31"/>
    <w:rsid w:val="009077D7"/>
    <w:rsid w:val="009079EF"/>
    <w:rsid w:val="00907B5C"/>
    <w:rsid w:val="00907C13"/>
    <w:rsid w:val="00907CEE"/>
    <w:rsid w:val="00907EA7"/>
    <w:rsid w:val="009102BB"/>
    <w:rsid w:val="009102E8"/>
    <w:rsid w:val="009104E1"/>
    <w:rsid w:val="00910652"/>
    <w:rsid w:val="00910784"/>
    <w:rsid w:val="009108FA"/>
    <w:rsid w:val="00910A78"/>
    <w:rsid w:val="00910CEC"/>
    <w:rsid w:val="00910D9A"/>
    <w:rsid w:val="009112AD"/>
    <w:rsid w:val="00911388"/>
    <w:rsid w:val="009115CA"/>
    <w:rsid w:val="0091162E"/>
    <w:rsid w:val="0091172B"/>
    <w:rsid w:val="00911814"/>
    <w:rsid w:val="00912049"/>
    <w:rsid w:val="00912245"/>
    <w:rsid w:val="009122B2"/>
    <w:rsid w:val="00912907"/>
    <w:rsid w:val="00912993"/>
    <w:rsid w:val="00912A28"/>
    <w:rsid w:val="00912D3D"/>
    <w:rsid w:val="00913121"/>
    <w:rsid w:val="009132A7"/>
    <w:rsid w:val="009132E4"/>
    <w:rsid w:val="009137B6"/>
    <w:rsid w:val="00913875"/>
    <w:rsid w:val="00913ABB"/>
    <w:rsid w:val="00913B51"/>
    <w:rsid w:val="00913C5A"/>
    <w:rsid w:val="00913D0C"/>
    <w:rsid w:val="00913E5D"/>
    <w:rsid w:val="00914194"/>
    <w:rsid w:val="00914202"/>
    <w:rsid w:val="0091430F"/>
    <w:rsid w:val="009145A0"/>
    <w:rsid w:val="009148AF"/>
    <w:rsid w:val="0091495D"/>
    <w:rsid w:val="00914CF5"/>
    <w:rsid w:val="00914E41"/>
    <w:rsid w:val="00914E9A"/>
    <w:rsid w:val="0091524B"/>
    <w:rsid w:val="00915323"/>
    <w:rsid w:val="009153CE"/>
    <w:rsid w:val="009153EC"/>
    <w:rsid w:val="009155D2"/>
    <w:rsid w:val="00915773"/>
    <w:rsid w:val="00915B30"/>
    <w:rsid w:val="00915EBD"/>
    <w:rsid w:val="009161A8"/>
    <w:rsid w:val="0091624C"/>
    <w:rsid w:val="0091637B"/>
    <w:rsid w:val="00916460"/>
    <w:rsid w:val="009168EC"/>
    <w:rsid w:val="00916D28"/>
    <w:rsid w:val="00916E8C"/>
    <w:rsid w:val="009173D8"/>
    <w:rsid w:val="00917833"/>
    <w:rsid w:val="00917A74"/>
    <w:rsid w:val="00917BE7"/>
    <w:rsid w:val="00917C3B"/>
    <w:rsid w:val="00920129"/>
    <w:rsid w:val="00920287"/>
    <w:rsid w:val="00920886"/>
    <w:rsid w:val="00920BB1"/>
    <w:rsid w:val="00920C03"/>
    <w:rsid w:val="00920D42"/>
    <w:rsid w:val="00920FE6"/>
    <w:rsid w:val="009212CC"/>
    <w:rsid w:val="0092143B"/>
    <w:rsid w:val="009214EF"/>
    <w:rsid w:val="009218FC"/>
    <w:rsid w:val="0092190B"/>
    <w:rsid w:val="00921C84"/>
    <w:rsid w:val="00921D4C"/>
    <w:rsid w:val="009221EC"/>
    <w:rsid w:val="00922467"/>
    <w:rsid w:val="00922633"/>
    <w:rsid w:val="009226D9"/>
    <w:rsid w:val="00922823"/>
    <w:rsid w:val="009229EF"/>
    <w:rsid w:val="009230BE"/>
    <w:rsid w:val="0092312D"/>
    <w:rsid w:val="00923552"/>
    <w:rsid w:val="0092396C"/>
    <w:rsid w:val="00923D77"/>
    <w:rsid w:val="00924182"/>
    <w:rsid w:val="009241DE"/>
    <w:rsid w:val="0092439B"/>
    <w:rsid w:val="00924503"/>
    <w:rsid w:val="009245D2"/>
    <w:rsid w:val="00924A44"/>
    <w:rsid w:val="00924C04"/>
    <w:rsid w:val="00924D2E"/>
    <w:rsid w:val="00925395"/>
    <w:rsid w:val="00925610"/>
    <w:rsid w:val="00925729"/>
    <w:rsid w:val="00925745"/>
    <w:rsid w:val="00925A6C"/>
    <w:rsid w:val="00925D56"/>
    <w:rsid w:val="00925D97"/>
    <w:rsid w:val="00925F8B"/>
    <w:rsid w:val="00926183"/>
    <w:rsid w:val="009262BB"/>
    <w:rsid w:val="00926716"/>
    <w:rsid w:val="00926ABF"/>
    <w:rsid w:val="00926BF8"/>
    <w:rsid w:val="00926D51"/>
    <w:rsid w:val="00926DC4"/>
    <w:rsid w:val="00926E19"/>
    <w:rsid w:val="00926E95"/>
    <w:rsid w:val="00927417"/>
    <w:rsid w:val="009276FF"/>
    <w:rsid w:val="00927C55"/>
    <w:rsid w:val="00927D70"/>
    <w:rsid w:val="00927E54"/>
    <w:rsid w:val="00927EA9"/>
    <w:rsid w:val="00927FB5"/>
    <w:rsid w:val="00930037"/>
    <w:rsid w:val="009303B4"/>
    <w:rsid w:val="00930618"/>
    <w:rsid w:val="00930B33"/>
    <w:rsid w:val="00930B51"/>
    <w:rsid w:val="00930EAB"/>
    <w:rsid w:val="00930F89"/>
    <w:rsid w:val="0093129A"/>
    <w:rsid w:val="0093135D"/>
    <w:rsid w:val="0093143D"/>
    <w:rsid w:val="00931699"/>
    <w:rsid w:val="009316A6"/>
    <w:rsid w:val="009318D1"/>
    <w:rsid w:val="00931F70"/>
    <w:rsid w:val="009325E0"/>
    <w:rsid w:val="00932644"/>
    <w:rsid w:val="009326B4"/>
    <w:rsid w:val="0093274A"/>
    <w:rsid w:val="0093284A"/>
    <w:rsid w:val="0093289D"/>
    <w:rsid w:val="00932B19"/>
    <w:rsid w:val="00932E88"/>
    <w:rsid w:val="00932EE8"/>
    <w:rsid w:val="00932EF1"/>
    <w:rsid w:val="00932F90"/>
    <w:rsid w:val="009331FB"/>
    <w:rsid w:val="009332D8"/>
    <w:rsid w:val="00933365"/>
    <w:rsid w:val="00933388"/>
    <w:rsid w:val="00933405"/>
    <w:rsid w:val="00933B57"/>
    <w:rsid w:val="00933C0F"/>
    <w:rsid w:val="00933D53"/>
    <w:rsid w:val="00934351"/>
    <w:rsid w:val="00934369"/>
    <w:rsid w:val="00934650"/>
    <w:rsid w:val="00934696"/>
    <w:rsid w:val="009347F9"/>
    <w:rsid w:val="00934AC9"/>
    <w:rsid w:val="009351B2"/>
    <w:rsid w:val="0093552F"/>
    <w:rsid w:val="0093579B"/>
    <w:rsid w:val="009360A3"/>
    <w:rsid w:val="0093629C"/>
    <w:rsid w:val="009362D0"/>
    <w:rsid w:val="00936DF6"/>
    <w:rsid w:val="00936F0B"/>
    <w:rsid w:val="00936F44"/>
    <w:rsid w:val="00937065"/>
    <w:rsid w:val="009373E3"/>
    <w:rsid w:val="009374B2"/>
    <w:rsid w:val="009374D6"/>
    <w:rsid w:val="009375F6"/>
    <w:rsid w:val="0093762B"/>
    <w:rsid w:val="009379B9"/>
    <w:rsid w:val="00937B57"/>
    <w:rsid w:val="0094036A"/>
    <w:rsid w:val="00940536"/>
    <w:rsid w:val="009407AA"/>
    <w:rsid w:val="009410ED"/>
    <w:rsid w:val="00941262"/>
    <w:rsid w:val="00941606"/>
    <w:rsid w:val="0094195B"/>
    <w:rsid w:val="00941A01"/>
    <w:rsid w:val="00941A91"/>
    <w:rsid w:val="00941B0D"/>
    <w:rsid w:val="00941B35"/>
    <w:rsid w:val="00941D17"/>
    <w:rsid w:val="00941D4B"/>
    <w:rsid w:val="00941DF8"/>
    <w:rsid w:val="0094201C"/>
    <w:rsid w:val="00942114"/>
    <w:rsid w:val="00942281"/>
    <w:rsid w:val="00942610"/>
    <w:rsid w:val="00942762"/>
    <w:rsid w:val="00942824"/>
    <w:rsid w:val="0094290B"/>
    <w:rsid w:val="00942BA6"/>
    <w:rsid w:val="00942BCA"/>
    <w:rsid w:val="00943BB7"/>
    <w:rsid w:val="00943BC1"/>
    <w:rsid w:val="00943D54"/>
    <w:rsid w:val="009440F0"/>
    <w:rsid w:val="00944185"/>
    <w:rsid w:val="00944220"/>
    <w:rsid w:val="0094497E"/>
    <w:rsid w:val="00944A4D"/>
    <w:rsid w:val="00945406"/>
    <w:rsid w:val="009455DD"/>
    <w:rsid w:val="0094568F"/>
    <w:rsid w:val="00945822"/>
    <w:rsid w:val="009458E7"/>
    <w:rsid w:val="00945A68"/>
    <w:rsid w:val="00945B1E"/>
    <w:rsid w:val="00945CCB"/>
    <w:rsid w:val="00945E42"/>
    <w:rsid w:val="00945F43"/>
    <w:rsid w:val="00946605"/>
    <w:rsid w:val="00946A08"/>
    <w:rsid w:val="00946AB4"/>
    <w:rsid w:val="00946F40"/>
    <w:rsid w:val="00947179"/>
    <w:rsid w:val="009472C7"/>
    <w:rsid w:val="00947598"/>
    <w:rsid w:val="009478E8"/>
    <w:rsid w:val="00947A67"/>
    <w:rsid w:val="00947B51"/>
    <w:rsid w:val="00947D65"/>
    <w:rsid w:val="00947E9F"/>
    <w:rsid w:val="00947FA0"/>
    <w:rsid w:val="009500CD"/>
    <w:rsid w:val="00950215"/>
    <w:rsid w:val="00950362"/>
    <w:rsid w:val="00950ABE"/>
    <w:rsid w:val="00950AF0"/>
    <w:rsid w:val="00950BD0"/>
    <w:rsid w:val="00950E12"/>
    <w:rsid w:val="00951028"/>
    <w:rsid w:val="009513BE"/>
    <w:rsid w:val="009514BA"/>
    <w:rsid w:val="00951B18"/>
    <w:rsid w:val="00952169"/>
    <w:rsid w:val="009521A8"/>
    <w:rsid w:val="0095233F"/>
    <w:rsid w:val="009523AB"/>
    <w:rsid w:val="0095242F"/>
    <w:rsid w:val="009524D5"/>
    <w:rsid w:val="009525C3"/>
    <w:rsid w:val="009525E2"/>
    <w:rsid w:val="009526E9"/>
    <w:rsid w:val="00952A31"/>
    <w:rsid w:val="00952A99"/>
    <w:rsid w:val="00952B21"/>
    <w:rsid w:val="00952F7C"/>
    <w:rsid w:val="00952F9F"/>
    <w:rsid w:val="0095317B"/>
    <w:rsid w:val="009532BC"/>
    <w:rsid w:val="00953604"/>
    <w:rsid w:val="00953B20"/>
    <w:rsid w:val="00953B33"/>
    <w:rsid w:val="00953E20"/>
    <w:rsid w:val="00954A0B"/>
    <w:rsid w:val="00954B5B"/>
    <w:rsid w:val="0095504C"/>
    <w:rsid w:val="00955303"/>
    <w:rsid w:val="009555B3"/>
    <w:rsid w:val="00955D17"/>
    <w:rsid w:val="00955D1C"/>
    <w:rsid w:val="00955FAD"/>
    <w:rsid w:val="009561EC"/>
    <w:rsid w:val="0095638A"/>
    <w:rsid w:val="0095662A"/>
    <w:rsid w:val="0095679A"/>
    <w:rsid w:val="009567E1"/>
    <w:rsid w:val="009567EA"/>
    <w:rsid w:val="00956871"/>
    <w:rsid w:val="0095690E"/>
    <w:rsid w:val="00956E85"/>
    <w:rsid w:val="009572C5"/>
    <w:rsid w:val="009573CC"/>
    <w:rsid w:val="00957402"/>
    <w:rsid w:val="00957440"/>
    <w:rsid w:val="00957474"/>
    <w:rsid w:val="00957479"/>
    <w:rsid w:val="009574A6"/>
    <w:rsid w:val="0095756E"/>
    <w:rsid w:val="0095769A"/>
    <w:rsid w:val="009578F5"/>
    <w:rsid w:val="00957BF8"/>
    <w:rsid w:val="00957E0F"/>
    <w:rsid w:val="00957FCD"/>
    <w:rsid w:val="009602DA"/>
    <w:rsid w:val="00960305"/>
    <w:rsid w:val="009606E2"/>
    <w:rsid w:val="009608FE"/>
    <w:rsid w:val="00960927"/>
    <w:rsid w:val="00960947"/>
    <w:rsid w:val="00960B1C"/>
    <w:rsid w:val="00960B7D"/>
    <w:rsid w:val="00960C5F"/>
    <w:rsid w:val="00960CC3"/>
    <w:rsid w:val="00960CCD"/>
    <w:rsid w:val="00961266"/>
    <w:rsid w:val="00961344"/>
    <w:rsid w:val="009614F1"/>
    <w:rsid w:val="00961761"/>
    <w:rsid w:val="00961886"/>
    <w:rsid w:val="00961D46"/>
    <w:rsid w:val="00961DFA"/>
    <w:rsid w:val="00961E9F"/>
    <w:rsid w:val="009621F7"/>
    <w:rsid w:val="00962327"/>
    <w:rsid w:val="00962647"/>
    <w:rsid w:val="0096292E"/>
    <w:rsid w:val="00962AC1"/>
    <w:rsid w:val="00962BB9"/>
    <w:rsid w:val="00962E11"/>
    <w:rsid w:val="009633E5"/>
    <w:rsid w:val="009634FE"/>
    <w:rsid w:val="0096362C"/>
    <w:rsid w:val="009636F9"/>
    <w:rsid w:val="009639BE"/>
    <w:rsid w:val="00963C4A"/>
    <w:rsid w:val="00964098"/>
    <w:rsid w:val="0096416D"/>
    <w:rsid w:val="00964EF2"/>
    <w:rsid w:val="0096515F"/>
    <w:rsid w:val="00965181"/>
    <w:rsid w:val="00965213"/>
    <w:rsid w:val="009655E5"/>
    <w:rsid w:val="00966162"/>
    <w:rsid w:val="009662F0"/>
    <w:rsid w:val="009667CF"/>
    <w:rsid w:val="009669E3"/>
    <w:rsid w:val="00966D1F"/>
    <w:rsid w:val="00966E3F"/>
    <w:rsid w:val="00966E9D"/>
    <w:rsid w:val="00966FF8"/>
    <w:rsid w:val="0096731A"/>
    <w:rsid w:val="009675F1"/>
    <w:rsid w:val="00967693"/>
    <w:rsid w:val="0096780A"/>
    <w:rsid w:val="00967AE9"/>
    <w:rsid w:val="00967F11"/>
    <w:rsid w:val="00970306"/>
    <w:rsid w:val="009703D9"/>
    <w:rsid w:val="009707CD"/>
    <w:rsid w:val="00970D26"/>
    <w:rsid w:val="0097115D"/>
    <w:rsid w:val="00971382"/>
    <w:rsid w:val="009713B7"/>
    <w:rsid w:val="00971816"/>
    <w:rsid w:val="00971832"/>
    <w:rsid w:val="00971CB6"/>
    <w:rsid w:val="00971DB8"/>
    <w:rsid w:val="00972003"/>
    <w:rsid w:val="0097216A"/>
    <w:rsid w:val="009725F9"/>
    <w:rsid w:val="00972875"/>
    <w:rsid w:val="009729E3"/>
    <w:rsid w:val="00972A5C"/>
    <w:rsid w:val="00972D10"/>
    <w:rsid w:val="00972D71"/>
    <w:rsid w:val="0097360D"/>
    <w:rsid w:val="00973A16"/>
    <w:rsid w:val="00973B84"/>
    <w:rsid w:val="00973EB6"/>
    <w:rsid w:val="00974013"/>
    <w:rsid w:val="00974116"/>
    <w:rsid w:val="009741A6"/>
    <w:rsid w:val="009744BF"/>
    <w:rsid w:val="0097452E"/>
    <w:rsid w:val="009745D2"/>
    <w:rsid w:val="009746FF"/>
    <w:rsid w:val="00974B70"/>
    <w:rsid w:val="00974E75"/>
    <w:rsid w:val="0097574C"/>
    <w:rsid w:val="009757D1"/>
    <w:rsid w:val="009759B8"/>
    <w:rsid w:val="00975A5D"/>
    <w:rsid w:val="00975B61"/>
    <w:rsid w:val="00975D1D"/>
    <w:rsid w:val="009760E5"/>
    <w:rsid w:val="009761C4"/>
    <w:rsid w:val="009763EC"/>
    <w:rsid w:val="00976A10"/>
    <w:rsid w:val="00976E53"/>
    <w:rsid w:val="00976F6E"/>
    <w:rsid w:val="00977199"/>
    <w:rsid w:val="009772EA"/>
    <w:rsid w:val="00977911"/>
    <w:rsid w:val="00977916"/>
    <w:rsid w:val="00977B49"/>
    <w:rsid w:val="00980492"/>
    <w:rsid w:val="00980892"/>
    <w:rsid w:val="009810B9"/>
    <w:rsid w:val="00981C67"/>
    <w:rsid w:val="00981D32"/>
    <w:rsid w:val="00981D4E"/>
    <w:rsid w:val="00981D99"/>
    <w:rsid w:val="00981DED"/>
    <w:rsid w:val="009823DA"/>
    <w:rsid w:val="009826F1"/>
    <w:rsid w:val="00982CFB"/>
    <w:rsid w:val="009831BA"/>
    <w:rsid w:val="0098335B"/>
    <w:rsid w:val="00983369"/>
    <w:rsid w:val="00983853"/>
    <w:rsid w:val="009839DB"/>
    <w:rsid w:val="00983A2C"/>
    <w:rsid w:val="00983B18"/>
    <w:rsid w:val="00984027"/>
    <w:rsid w:val="00984118"/>
    <w:rsid w:val="00984C7F"/>
    <w:rsid w:val="00984D58"/>
    <w:rsid w:val="00984DB4"/>
    <w:rsid w:val="00984EC4"/>
    <w:rsid w:val="009852AF"/>
    <w:rsid w:val="00985367"/>
    <w:rsid w:val="009855C1"/>
    <w:rsid w:val="0098575D"/>
    <w:rsid w:val="0098578F"/>
    <w:rsid w:val="00985893"/>
    <w:rsid w:val="0098589B"/>
    <w:rsid w:val="009859F7"/>
    <w:rsid w:val="00985A9A"/>
    <w:rsid w:val="00985B4F"/>
    <w:rsid w:val="00985DC3"/>
    <w:rsid w:val="00986959"/>
    <w:rsid w:val="00986F15"/>
    <w:rsid w:val="0098750E"/>
    <w:rsid w:val="00987519"/>
    <w:rsid w:val="00987564"/>
    <w:rsid w:val="009878E5"/>
    <w:rsid w:val="00987A7D"/>
    <w:rsid w:val="00987C12"/>
    <w:rsid w:val="00987E48"/>
    <w:rsid w:val="00987E60"/>
    <w:rsid w:val="00987EA8"/>
    <w:rsid w:val="009900AA"/>
    <w:rsid w:val="00990614"/>
    <w:rsid w:val="0099079C"/>
    <w:rsid w:val="009907AE"/>
    <w:rsid w:val="009907E5"/>
    <w:rsid w:val="0099097F"/>
    <w:rsid w:val="009909D0"/>
    <w:rsid w:val="00990B4C"/>
    <w:rsid w:val="00990BE9"/>
    <w:rsid w:val="00991334"/>
    <w:rsid w:val="009917B9"/>
    <w:rsid w:val="00991AA1"/>
    <w:rsid w:val="00991D18"/>
    <w:rsid w:val="00991F68"/>
    <w:rsid w:val="00992027"/>
    <w:rsid w:val="00992646"/>
    <w:rsid w:val="009926A9"/>
    <w:rsid w:val="009927E8"/>
    <w:rsid w:val="009929DE"/>
    <w:rsid w:val="00992B35"/>
    <w:rsid w:val="00992C2E"/>
    <w:rsid w:val="00992DE8"/>
    <w:rsid w:val="00992E56"/>
    <w:rsid w:val="00993038"/>
    <w:rsid w:val="00993326"/>
    <w:rsid w:val="00993596"/>
    <w:rsid w:val="0099380B"/>
    <w:rsid w:val="009938E5"/>
    <w:rsid w:val="00993D5E"/>
    <w:rsid w:val="00994284"/>
    <w:rsid w:val="00994732"/>
    <w:rsid w:val="009947B4"/>
    <w:rsid w:val="00994D14"/>
    <w:rsid w:val="00994FA9"/>
    <w:rsid w:val="0099510E"/>
    <w:rsid w:val="0099533A"/>
    <w:rsid w:val="0099567E"/>
    <w:rsid w:val="0099577F"/>
    <w:rsid w:val="00995A54"/>
    <w:rsid w:val="00995A55"/>
    <w:rsid w:val="00995D57"/>
    <w:rsid w:val="009963B0"/>
    <w:rsid w:val="009967E4"/>
    <w:rsid w:val="00996870"/>
    <w:rsid w:val="00996B6D"/>
    <w:rsid w:val="009970BB"/>
    <w:rsid w:val="00997125"/>
    <w:rsid w:val="009972DE"/>
    <w:rsid w:val="009979C0"/>
    <w:rsid w:val="00997AB9"/>
    <w:rsid w:val="00997AF3"/>
    <w:rsid w:val="00997B00"/>
    <w:rsid w:val="00997DAA"/>
    <w:rsid w:val="009A01BB"/>
    <w:rsid w:val="009A035F"/>
    <w:rsid w:val="009A03C5"/>
    <w:rsid w:val="009A10CA"/>
    <w:rsid w:val="009A11E3"/>
    <w:rsid w:val="009A178D"/>
    <w:rsid w:val="009A17E1"/>
    <w:rsid w:val="009A182A"/>
    <w:rsid w:val="009A1AEB"/>
    <w:rsid w:val="009A1F5B"/>
    <w:rsid w:val="009A24D7"/>
    <w:rsid w:val="009A256F"/>
    <w:rsid w:val="009A2578"/>
    <w:rsid w:val="009A25EF"/>
    <w:rsid w:val="009A2AC3"/>
    <w:rsid w:val="009A2F28"/>
    <w:rsid w:val="009A2FA5"/>
    <w:rsid w:val="009A31E2"/>
    <w:rsid w:val="009A32D5"/>
    <w:rsid w:val="009A3333"/>
    <w:rsid w:val="009A34B1"/>
    <w:rsid w:val="009A3543"/>
    <w:rsid w:val="009A3926"/>
    <w:rsid w:val="009A3C9A"/>
    <w:rsid w:val="009A3D88"/>
    <w:rsid w:val="009A45F1"/>
    <w:rsid w:val="009A481F"/>
    <w:rsid w:val="009A4843"/>
    <w:rsid w:val="009A499A"/>
    <w:rsid w:val="009A4CF8"/>
    <w:rsid w:val="009A4F82"/>
    <w:rsid w:val="009A5029"/>
    <w:rsid w:val="009A5225"/>
    <w:rsid w:val="009A5257"/>
    <w:rsid w:val="009A56CC"/>
    <w:rsid w:val="009A5A7B"/>
    <w:rsid w:val="009A5B29"/>
    <w:rsid w:val="009A5C4A"/>
    <w:rsid w:val="009A5CE0"/>
    <w:rsid w:val="009A5DA1"/>
    <w:rsid w:val="009A5DBE"/>
    <w:rsid w:val="009A6222"/>
    <w:rsid w:val="009A6274"/>
    <w:rsid w:val="009A691A"/>
    <w:rsid w:val="009A69E2"/>
    <w:rsid w:val="009A6A35"/>
    <w:rsid w:val="009A6E2A"/>
    <w:rsid w:val="009A74BA"/>
    <w:rsid w:val="009A7859"/>
    <w:rsid w:val="009A7B8C"/>
    <w:rsid w:val="009A7E11"/>
    <w:rsid w:val="009A7EA5"/>
    <w:rsid w:val="009A7F22"/>
    <w:rsid w:val="009A7FB4"/>
    <w:rsid w:val="009AF8AB"/>
    <w:rsid w:val="009B002D"/>
    <w:rsid w:val="009B038A"/>
    <w:rsid w:val="009B0670"/>
    <w:rsid w:val="009B0910"/>
    <w:rsid w:val="009B1016"/>
    <w:rsid w:val="009B1251"/>
    <w:rsid w:val="009B15F4"/>
    <w:rsid w:val="009B16FC"/>
    <w:rsid w:val="009B1B3D"/>
    <w:rsid w:val="009B1E9D"/>
    <w:rsid w:val="009B20A6"/>
    <w:rsid w:val="009B21C0"/>
    <w:rsid w:val="009B2327"/>
    <w:rsid w:val="009B232D"/>
    <w:rsid w:val="009B243F"/>
    <w:rsid w:val="009B262F"/>
    <w:rsid w:val="009B2F26"/>
    <w:rsid w:val="009B302D"/>
    <w:rsid w:val="009B308D"/>
    <w:rsid w:val="009B33E3"/>
    <w:rsid w:val="009B3590"/>
    <w:rsid w:val="009B35AB"/>
    <w:rsid w:val="009B38D7"/>
    <w:rsid w:val="009B3C5F"/>
    <w:rsid w:val="009B3F4E"/>
    <w:rsid w:val="009B4084"/>
    <w:rsid w:val="009B434D"/>
    <w:rsid w:val="009B529D"/>
    <w:rsid w:val="009B55DD"/>
    <w:rsid w:val="009B58E0"/>
    <w:rsid w:val="009B58E8"/>
    <w:rsid w:val="009B598F"/>
    <w:rsid w:val="009B5D83"/>
    <w:rsid w:val="009B633E"/>
    <w:rsid w:val="009B6645"/>
    <w:rsid w:val="009B66E2"/>
    <w:rsid w:val="009B6A62"/>
    <w:rsid w:val="009B70DD"/>
    <w:rsid w:val="009B714D"/>
    <w:rsid w:val="009B71EF"/>
    <w:rsid w:val="009B732B"/>
    <w:rsid w:val="009B776F"/>
    <w:rsid w:val="009B77F1"/>
    <w:rsid w:val="009B77F7"/>
    <w:rsid w:val="009B7A59"/>
    <w:rsid w:val="009B7F95"/>
    <w:rsid w:val="009C0465"/>
    <w:rsid w:val="009C084E"/>
    <w:rsid w:val="009C08D9"/>
    <w:rsid w:val="009C0978"/>
    <w:rsid w:val="009C0C98"/>
    <w:rsid w:val="009C0D18"/>
    <w:rsid w:val="009C1185"/>
    <w:rsid w:val="009C12F2"/>
    <w:rsid w:val="009C16FE"/>
    <w:rsid w:val="009C185E"/>
    <w:rsid w:val="009C1CA7"/>
    <w:rsid w:val="009C2721"/>
    <w:rsid w:val="009C2ABF"/>
    <w:rsid w:val="009C2B21"/>
    <w:rsid w:val="009C2C89"/>
    <w:rsid w:val="009C3151"/>
    <w:rsid w:val="009C323E"/>
    <w:rsid w:val="009C3366"/>
    <w:rsid w:val="009C3582"/>
    <w:rsid w:val="009C3A5B"/>
    <w:rsid w:val="009C3D18"/>
    <w:rsid w:val="009C3FC9"/>
    <w:rsid w:val="009C408D"/>
    <w:rsid w:val="009C4329"/>
    <w:rsid w:val="009C4611"/>
    <w:rsid w:val="009C461F"/>
    <w:rsid w:val="009C4763"/>
    <w:rsid w:val="009C47CF"/>
    <w:rsid w:val="009C4C22"/>
    <w:rsid w:val="009C4C23"/>
    <w:rsid w:val="009C4F6D"/>
    <w:rsid w:val="009C54CD"/>
    <w:rsid w:val="009C54DD"/>
    <w:rsid w:val="009C55B9"/>
    <w:rsid w:val="009C5852"/>
    <w:rsid w:val="009C5936"/>
    <w:rsid w:val="009C59E1"/>
    <w:rsid w:val="009C5C3F"/>
    <w:rsid w:val="009C5C8C"/>
    <w:rsid w:val="009C5E1C"/>
    <w:rsid w:val="009C6629"/>
    <w:rsid w:val="009C6760"/>
    <w:rsid w:val="009C6958"/>
    <w:rsid w:val="009C6BE5"/>
    <w:rsid w:val="009C70E6"/>
    <w:rsid w:val="009C71F4"/>
    <w:rsid w:val="009C77FC"/>
    <w:rsid w:val="009C7E33"/>
    <w:rsid w:val="009C7E7E"/>
    <w:rsid w:val="009D00EB"/>
    <w:rsid w:val="009D0489"/>
    <w:rsid w:val="009D0552"/>
    <w:rsid w:val="009D05EB"/>
    <w:rsid w:val="009D091E"/>
    <w:rsid w:val="009D0AE1"/>
    <w:rsid w:val="009D0BE4"/>
    <w:rsid w:val="009D1462"/>
    <w:rsid w:val="009D14B1"/>
    <w:rsid w:val="009D18C3"/>
    <w:rsid w:val="009D1BCB"/>
    <w:rsid w:val="009D1C3D"/>
    <w:rsid w:val="009D1C98"/>
    <w:rsid w:val="009D1CE9"/>
    <w:rsid w:val="009D1D40"/>
    <w:rsid w:val="009D2118"/>
    <w:rsid w:val="009D23FF"/>
    <w:rsid w:val="009D27BB"/>
    <w:rsid w:val="009D29A8"/>
    <w:rsid w:val="009D2B10"/>
    <w:rsid w:val="009D306E"/>
    <w:rsid w:val="009D3102"/>
    <w:rsid w:val="009D3428"/>
    <w:rsid w:val="009D3776"/>
    <w:rsid w:val="009D3882"/>
    <w:rsid w:val="009D3A2B"/>
    <w:rsid w:val="009D3B37"/>
    <w:rsid w:val="009D3C69"/>
    <w:rsid w:val="009D420A"/>
    <w:rsid w:val="009D43B2"/>
    <w:rsid w:val="009D4866"/>
    <w:rsid w:val="009D4B4B"/>
    <w:rsid w:val="009D4C82"/>
    <w:rsid w:val="009D4D12"/>
    <w:rsid w:val="009D5145"/>
    <w:rsid w:val="009D51DC"/>
    <w:rsid w:val="009D5802"/>
    <w:rsid w:val="009D5C88"/>
    <w:rsid w:val="009D5F9D"/>
    <w:rsid w:val="009D60BB"/>
    <w:rsid w:val="009D60CF"/>
    <w:rsid w:val="009D6140"/>
    <w:rsid w:val="009D6209"/>
    <w:rsid w:val="009D638D"/>
    <w:rsid w:val="009D6551"/>
    <w:rsid w:val="009D666D"/>
    <w:rsid w:val="009D66DF"/>
    <w:rsid w:val="009D682F"/>
    <w:rsid w:val="009D688D"/>
    <w:rsid w:val="009D6B57"/>
    <w:rsid w:val="009D6B9C"/>
    <w:rsid w:val="009D6CE0"/>
    <w:rsid w:val="009D6DA4"/>
    <w:rsid w:val="009D7177"/>
    <w:rsid w:val="009D730A"/>
    <w:rsid w:val="009D75E3"/>
    <w:rsid w:val="009D7E07"/>
    <w:rsid w:val="009E044A"/>
    <w:rsid w:val="009E04A1"/>
    <w:rsid w:val="009E079C"/>
    <w:rsid w:val="009E0C35"/>
    <w:rsid w:val="009E0E37"/>
    <w:rsid w:val="009E0EBB"/>
    <w:rsid w:val="009E0FBC"/>
    <w:rsid w:val="009E1A18"/>
    <w:rsid w:val="009E1A2E"/>
    <w:rsid w:val="009E1B07"/>
    <w:rsid w:val="009E1BB4"/>
    <w:rsid w:val="009E1BC3"/>
    <w:rsid w:val="009E1C97"/>
    <w:rsid w:val="009E1D5E"/>
    <w:rsid w:val="009E1D86"/>
    <w:rsid w:val="009E20C4"/>
    <w:rsid w:val="009E217B"/>
    <w:rsid w:val="009E231D"/>
    <w:rsid w:val="009E2338"/>
    <w:rsid w:val="009E2704"/>
    <w:rsid w:val="009E2710"/>
    <w:rsid w:val="009E2811"/>
    <w:rsid w:val="009E2BC9"/>
    <w:rsid w:val="009E2BED"/>
    <w:rsid w:val="009E2D25"/>
    <w:rsid w:val="009E32C9"/>
    <w:rsid w:val="009E36CE"/>
    <w:rsid w:val="009E3716"/>
    <w:rsid w:val="009E376E"/>
    <w:rsid w:val="009E38BE"/>
    <w:rsid w:val="009E3A1A"/>
    <w:rsid w:val="009E3CEF"/>
    <w:rsid w:val="009E3D48"/>
    <w:rsid w:val="009E43DA"/>
    <w:rsid w:val="009E5636"/>
    <w:rsid w:val="009E58BE"/>
    <w:rsid w:val="009E5950"/>
    <w:rsid w:val="009E5B04"/>
    <w:rsid w:val="009E5F54"/>
    <w:rsid w:val="009E60ED"/>
    <w:rsid w:val="009E628A"/>
    <w:rsid w:val="009E64CA"/>
    <w:rsid w:val="009E6567"/>
    <w:rsid w:val="009E6C27"/>
    <w:rsid w:val="009E6E01"/>
    <w:rsid w:val="009E6F5D"/>
    <w:rsid w:val="009E700C"/>
    <w:rsid w:val="009E7135"/>
    <w:rsid w:val="009E7283"/>
    <w:rsid w:val="009E74EF"/>
    <w:rsid w:val="009E773F"/>
    <w:rsid w:val="009F0767"/>
    <w:rsid w:val="009F0830"/>
    <w:rsid w:val="009F0961"/>
    <w:rsid w:val="009F1094"/>
    <w:rsid w:val="009F1270"/>
    <w:rsid w:val="009F13DF"/>
    <w:rsid w:val="009F1B08"/>
    <w:rsid w:val="009F1B48"/>
    <w:rsid w:val="009F1BF9"/>
    <w:rsid w:val="009F1D62"/>
    <w:rsid w:val="009F1E6D"/>
    <w:rsid w:val="009F214D"/>
    <w:rsid w:val="009F21F3"/>
    <w:rsid w:val="009F233E"/>
    <w:rsid w:val="009F25AE"/>
    <w:rsid w:val="009F2719"/>
    <w:rsid w:val="009F27A0"/>
    <w:rsid w:val="009F28F1"/>
    <w:rsid w:val="009F2B19"/>
    <w:rsid w:val="009F2F9D"/>
    <w:rsid w:val="009F30FB"/>
    <w:rsid w:val="009F333E"/>
    <w:rsid w:val="009F33A3"/>
    <w:rsid w:val="009F3733"/>
    <w:rsid w:val="009F3839"/>
    <w:rsid w:val="009F3987"/>
    <w:rsid w:val="009F3A37"/>
    <w:rsid w:val="009F3C49"/>
    <w:rsid w:val="009F3E01"/>
    <w:rsid w:val="009F40A7"/>
    <w:rsid w:val="009F40DC"/>
    <w:rsid w:val="009F41AB"/>
    <w:rsid w:val="009F44A2"/>
    <w:rsid w:val="009F4728"/>
    <w:rsid w:val="009F4B1A"/>
    <w:rsid w:val="009F4D25"/>
    <w:rsid w:val="009F5291"/>
    <w:rsid w:val="009F5568"/>
    <w:rsid w:val="009F5696"/>
    <w:rsid w:val="009F56C7"/>
    <w:rsid w:val="009F580A"/>
    <w:rsid w:val="009F59F9"/>
    <w:rsid w:val="009F5C63"/>
    <w:rsid w:val="009F5F0D"/>
    <w:rsid w:val="009F6208"/>
    <w:rsid w:val="009F62EE"/>
    <w:rsid w:val="009F63BD"/>
    <w:rsid w:val="009F67F7"/>
    <w:rsid w:val="009F6873"/>
    <w:rsid w:val="009F6A06"/>
    <w:rsid w:val="009F6A34"/>
    <w:rsid w:val="009F6BE0"/>
    <w:rsid w:val="009F6E42"/>
    <w:rsid w:val="009F6F46"/>
    <w:rsid w:val="009F701C"/>
    <w:rsid w:val="009F73C5"/>
    <w:rsid w:val="009F7999"/>
    <w:rsid w:val="009F7C49"/>
    <w:rsid w:val="009F7C97"/>
    <w:rsid w:val="009F7D27"/>
    <w:rsid w:val="009F7DF4"/>
    <w:rsid w:val="00A000AF"/>
    <w:rsid w:val="00A0015D"/>
    <w:rsid w:val="00A006C4"/>
    <w:rsid w:val="00A007E4"/>
    <w:rsid w:val="00A007FB"/>
    <w:rsid w:val="00A00A62"/>
    <w:rsid w:val="00A00A7D"/>
    <w:rsid w:val="00A00B3A"/>
    <w:rsid w:val="00A00D5C"/>
    <w:rsid w:val="00A00EDA"/>
    <w:rsid w:val="00A01168"/>
    <w:rsid w:val="00A01272"/>
    <w:rsid w:val="00A012FA"/>
    <w:rsid w:val="00A013C9"/>
    <w:rsid w:val="00A0154E"/>
    <w:rsid w:val="00A015BD"/>
    <w:rsid w:val="00A015F9"/>
    <w:rsid w:val="00A01BCA"/>
    <w:rsid w:val="00A01F57"/>
    <w:rsid w:val="00A01FD3"/>
    <w:rsid w:val="00A02026"/>
    <w:rsid w:val="00A0207D"/>
    <w:rsid w:val="00A0216C"/>
    <w:rsid w:val="00A02364"/>
    <w:rsid w:val="00A02446"/>
    <w:rsid w:val="00A02A29"/>
    <w:rsid w:val="00A02A48"/>
    <w:rsid w:val="00A02D64"/>
    <w:rsid w:val="00A02E04"/>
    <w:rsid w:val="00A02EBE"/>
    <w:rsid w:val="00A02EDA"/>
    <w:rsid w:val="00A0354E"/>
    <w:rsid w:val="00A035BB"/>
    <w:rsid w:val="00A035E7"/>
    <w:rsid w:val="00A0373D"/>
    <w:rsid w:val="00A03BB8"/>
    <w:rsid w:val="00A03C29"/>
    <w:rsid w:val="00A03E0E"/>
    <w:rsid w:val="00A0403E"/>
    <w:rsid w:val="00A0421C"/>
    <w:rsid w:val="00A044CB"/>
    <w:rsid w:val="00A0485C"/>
    <w:rsid w:val="00A0491A"/>
    <w:rsid w:val="00A04C4A"/>
    <w:rsid w:val="00A04DD6"/>
    <w:rsid w:val="00A0533D"/>
    <w:rsid w:val="00A055A8"/>
    <w:rsid w:val="00A057B3"/>
    <w:rsid w:val="00A05834"/>
    <w:rsid w:val="00A05958"/>
    <w:rsid w:val="00A059C4"/>
    <w:rsid w:val="00A05A8D"/>
    <w:rsid w:val="00A05B21"/>
    <w:rsid w:val="00A05E91"/>
    <w:rsid w:val="00A05F7E"/>
    <w:rsid w:val="00A06333"/>
    <w:rsid w:val="00A06388"/>
    <w:rsid w:val="00A06648"/>
    <w:rsid w:val="00A06674"/>
    <w:rsid w:val="00A0676B"/>
    <w:rsid w:val="00A06783"/>
    <w:rsid w:val="00A06924"/>
    <w:rsid w:val="00A06B3B"/>
    <w:rsid w:val="00A06E65"/>
    <w:rsid w:val="00A06F2C"/>
    <w:rsid w:val="00A06FAF"/>
    <w:rsid w:val="00A07136"/>
    <w:rsid w:val="00A072D6"/>
    <w:rsid w:val="00A075CF"/>
    <w:rsid w:val="00A07671"/>
    <w:rsid w:val="00A07820"/>
    <w:rsid w:val="00A078E5"/>
    <w:rsid w:val="00A079BF"/>
    <w:rsid w:val="00A07E8D"/>
    <w:rsid w:val="00A10357"/>
    <w:rsid w:val="00A1056A"/>
    <w:rsid w:val="00A10ABA"/>
    <w:rsid w:val="00A10F44"/>
    <w:rsid w:val="00A10F55"/>
    <w:rsid w:val="00A10F7B"/>
    <w:rsid w:val="00A1104A"/>
    <w:rsid w:val="00A11563"/>
    <w:rsid w:val="00A1168C"/>
    <w:rsid w:val="00A11B38"/>
    <w:rsid w:val="00A1213B"/>
    <w:rsid w:val="00A12535"/>
    <w:rsid w:val="00A129DB"/>
    <w:rsid w:val="00A12B47"/>
    <w:rsid w:val="00A12B90"/>
    <w:rsid w:val="00A12CFD"/>
    <w:rsid w:val="00A13445"/>
    <w:rsid w:val="00A13570"/>
    <w:rsid w:val="00A136AC"/>
    <w:rsid w:val="00A13792"/>
    <w:rsid w:val="00A13834"/>
    <w:rsid w:val="00A13E01"/>
    <w:rsid w:val="00A13E91"/>
    <w:rsid w:val="00A13EC5"/>
    <w:rsid w:val="00A13FE5"/>
    <w:rsid w:val="00A14090"/>
    <w:rsid w:val="00A14169"/>
    <w:rsid w:val="00A1419E"/>
    <w:rsid w:val="00A1434C"/>
    <w:rsid w:val="00A14557"/>
    <w:rsid w:val="00A14715"/>
    <w:rsid w:val="00A14C17"/>
    <w:rsid w:val="00A14F09"/>
    <w:rsid w:val="00A1512F"/>
    <w:rsid w:val="00A15232"/>
    <w:rsid w:val="00A154B0"/>
    <w:rsid w:val="00A15E0E"/>
    <w:rsid w:val="00A15EE4"/>
    <w:rsid w:val="00A16286"/>
    <w:rsid w:val="00A16680"/>
    <w:rsid w:val="00A167AC"/>
    <w:rsid w:val="00A168D9"/>
    <w:rsid w:val="00A169C3"/>
    <w:rsid w:val="00A170E2"/>
    <w:rsid w:val="00A171BA"/>
    <w:rsid w:val="00A1731B"/>
    <w:rsid w:val="00A174E2"/>
    <w:rsid w:val="00A177EC"/>
    <w:rsid w:val="00A17F6F"/>
    <w:rsid w:val="00A201C4"/>
    <w:rsid w:val="00A20A27"/>
    <w:rsid w:val="00A20D2C"/>
    <w:rsid w:val="00A20EA9"/>
    <w:rsid w:val="00A21084"/>
    <w:rsid w:val="00A210F9"/>
    <w:rsid w:val="00A211D8"/>
    <w:rsid w:val="00A212A2"/>
    <w:rsid w:val="00A21698"/>
    <w:rsid w:val="00A2189D"/>
    <w:rsid w:val="00A2198C"/>
    <w:rsid w:val="00A21A54"/>
    <w:rsid w:val="00A21D23"/>
    <w:rsid w:val="00A22097"/>
    <w:rsid w:val="00A220C8"/>
    <w:rsid w:val="00A22294"/>
    <w:rsid w:val="00A22351"/>
    <w:rsid w:val="00A226C5"/>
    <w:rsid w:val="00A229BD"/>
    <w:rsid w:val="00A22C69"/>
    <w:rsid w:val="00A22CB1"/>
    <w:rsid w:val="00A2315F"/>
    <w:rsid w:val="00A23207"/>
    <w:rsid w:val="00A239E7"/>
    <w:rsid w:val="00A23ABE"/>
    <w:rsid w:val="00A23AC3"/>
    <w:rsid w:val="00A23AF3"/>
    <w:rsid w:val="00A23B2E"/>
    <w:rsid w:val="00A23EE2"/>
    <w:rsid w:val="00A23EEB"/>
    <w:rsid w:val="00A242AE"/>
    <w:rsid w:val="00A24737"/>
    <w:rsid w:val="00A24E89"/>
    <w:rsid w:val="00A24F28"/>
    <w:rsid w:val="00A2506C"/>
    <w:rsid w:val="00A250BA"/>
    <w:rsid w:val="00A2520B"/>
    <w:rsid w:val="00A254C2"/>
    <w:rsid w:val="00A2565E"/>
    <w:rsid w:val="00A25817"/>
    <w:rsid w:val="00A25878"/>
    <w:rsid w:val="00A25C0D"/>
    <w:rsid w:val="00A2609D"/>
    <w:rsid w:val="00A26576"/>
    <w:rsid w:val="00A2662E"/>
    <w:rsid w:val="00A269B7"/>
    <w:rsid w:val="00A269FF"/>
    <w:rsid w:val="00A26AFE"/>
    <w:rsid w:val="00A26BDA"/>
    <w:rsid w:val="00A26D4C"/>
    <w:rsid w:val="00A26DD0"/>
    <w:rsid w:val="00A271A9"/>
    <w:rsid w:val="00A273C8"/>
    <w:rsid w:val="00A275DE"/>
    <w:rsid w:val="00A276F0"/>
    <w:rsid w:val="00A279D5"/>
    <w:rsid w:val="00A27F7D"/>
    <w:rsid w:val="00A3039E"/>
    <w:rsid w:val="00A3065D"/>
    <w:rsid w:val="00A307FA"/>
    <w:rsid w:val="00A30850"/>
    <w:rsid w:val="00A30C73"/>
    <w:rsid w:val="00A30E2A"/>
    <w:rsid w:val="00A30F07"/>
    <w:rsid w:val="00A31220"/>
    <w:rsid w:val="00A31234"/>
    <w:rsid w:val="00A3144E"/>
    <w:rsid w:val="00A3187D"/>
    <w:rsid w:val="00A319E8"/>
    <w:rsid w:val="00A31CBD"/>
    <w:rsid w:val="00A32250"/>
    <w:rsid w:val="00A325C2"/>
    <w:rsid w:val="00A32C0C"/>
    <w:rsid w:val="00A32C25"/>
    <w:rsid w:val="00A32F70"/>
    <w:rsid w:val="00A33349"/>
    <w:rsid w:val="00A33727"/>
    <w:rsid w:val="00A33772"/>
    <w:rsid w:val="00A3382F"/>
    <w:rsid w:val="00A33A14"/>
    <w:rsid w:val="00A33CC9"/>
    <w:rsid w:val="00A33D39"/>
    <w:rsid w:val="00A33F52"/>
    <w:rsid w:val="00A34295"/>
    <w:rsid w:val="00A345BA"/>
    <w:rsid w:val="00A34C46"/>
    <w:rsid w:val="00A35076"/>
    <w:rsid w:val="00A352DD"/>
    <w:rsid w:val="00A353C8"/>
    <w:rsid w:val="00A35485"/>
    <w:rsid w:val="00A3572B"/>
    <w:rsid w:val="00A3581F"/>
    <w:rsid w:val="00A35C6B"/>
    <w:rsid w:val="00A35FEE"/>
    <w:rsid w:val="00A361EE"/>
    <w:rsid w:val="00A36A68"/>
    <w:rsid w:val="00A36B5C"/>
    <w:rsid w:val="00A36F70"/>
    <w:rsid w:val="00A37160"/>
    <w:rsid w:val="00A37905"/>
    <w:rsid w:val="00A37B1D"/>
    <w:rsid w:val="00A37B3D"/>
    <w:rsid w:val="00A37D18"/>
    <w:rsid w:val="00A37D1F"/>
    <w:rsid w:val="00A37D72"/>
    <w:rsid w:val="00A37DAB"/>
    <w:rsid w:val="00A37EB5"/>
    <w:rsid w:val="00A37FF2"/>
    <w:rsid w:val="00A40050"/>
    <w:rsid w:val="00A402AF"/>
    <w:rsid w:val="00A40372"/>
    <w:rsid w:val="00A403CD"/>
    <w:rsid w:val="00A404DD"/>
    <w:rsid w:val="00A406B5"/>
    <w:rsid w:val="00A4096E"/>
    <w:rsid w:val="00A40B0C"/>
    <w:rsid w:val="00A40E08"/>
    <w:rsid w:val="00A40F47"/>
    <w:rsid w:val="00A410B1"/>
    <w:rsid w:val="00A410C8"/>
    <w:rsid w:val="00A415E0"/>
    <w:rsid w:val="00A41762"/>
    <w:rsid w:val="00A417A8"/>
    <w:rsid w:val="00A417CE"/>
    <w:rsid w:val="00A419A1"/>
    <w:rsid w:val="00A41B95"/>
    <w:rsid w:val="00A42537"/>
    <w:rsid w:val="00A4254F"/>
    <w:rsid w:val="00A4272D"/>
    <w:rsid w:val="00A429D0"/>
    <w:rsid w:val="00A42C8B"/>
    <w:rsid w:val="00A42FA4"/>
    <w:rsid w:val="00A42FA7"/>
    <w:rsid w:val="00A43236"/>
    <w:rsid w:val="00A432D7"/>
    <w:rsid w:val="00A435D1"/>
    <w:rsid w:val="00A4369C"/>
    <w:rsid w:val="00A438DB"/>
    <w:rsid w:val="00A4395D"/>
    <w:rsid w:val="00A439ED"/>
    <w:rsid w:val="00A43AF4"/>
    <w:rsid w:val="00A43B30"/>
    <w:rsid w:val="00A43C22"/>
    <w:rsid w:val="00A44185"/>
    <w:rsid w:val="00A4446A"/>
    <w:rsid w:val="00A4448F"/>
    <w:rsid w:val="00A44A9B"/>
    <w:rsid w:val="00A44BB1"/>
    <w:rsid w:val="00A44C78"/>
    <w:rsid w:val="00A44D8E"/>
    <w:rsid w:val="00A45231"/>
    <w:rsid w:val="00A4534B"/>
    <w:rsid w:val="00A456E6"/>
    <w:rsid w:val="00A456FB"/>
    <w:rsid w:val="00A457FE"/>
    <w:rsid w:val="00A45898"/>
    <w:rsid w:val="00A45CD5"/>
    <w:rsid w:val="00A45D28"/>
    <w:rsid w:val="00A45D3E"/>
    <w:rsid w:val="00A46169"/>
    <w:rsid w:val="00A4669C"/>
    <w:rsid w:val="00A469CF"/>
    <w:rsid w:val="00A46FBD"/>
    <w:rsid w:val="00A47336"/>
    <w:rsid w:val="00A478D5"/>
    <w:rsid w:val="00A478F0"/>
    <w:rsid w:val="00A47A34"/>
    <w:rsid w:val="00A47ABF"/>
    <w:rsid w:val="00A47AFA"/>
    <w:rsid w:val="00A504D1"/>
    <w:rsid w:val="00A50769"/>
    <w:rsid w:val="00A50819"/>
    <w:rsid w:val="00A50A74"/>
    <w:rsid w:val="00A50D69"/>
    <w:rsid w:val="00A511BD"/>
    <w:rsid w:val="00A5170C"/>
    <w:rsid w:val="00A51A4A"/>
    <w:rsid w:val="00A51DC6"/>
    <w:rsid w:val="00A52220"/>
    <w:rsid w:val="00A52EB2"/>
    <w:rsid w:val="00A52FBB"/>
    <w:rsid w:val="00A53095"/>
    <w:rsid w:val="00A533D8"/>
    <w:rsid w:val="00A537D3"/>
    <w:rsid w:val="00A53CFA"/>
    <w:rsid w:val="00A53D1E"/>
    <w:rsid w:val="00A5405D"/>
    <w:rsid w:val="00A541FF"/>
    <w:rsid w:val="00A54566"/>
    <w:rsid w:val="00A54ADA"/>
    <w:rsid w:val="00A54AFA"/>
    <w:rsid w:val="00A54E02"/>
    <w:rsid w:val="00A54FD1"/>
    <w:rsid w:val="00A55391"/>
    <w:rsid w:val="00A55868"/>
    <w:rsid w:val="00A55FB0"/>
    <w:rsid w:val="00A56323"/>
    <w:rsid w:val="00A5655B"/>
    <w:rsid w:val="00A56565"/>
    <w:rsid w:val="00A56702"/>
    <w:rsid w:val="00A5673C"/>
    <w:rsid w:val="00A56831"/>
    <w:rsid w:val="00A569A5"/>
    <w:rsid w:val="00A56A85"/>
    <w:rsid w:val="00A56E13"/>
    <w:rsid w:val="00A56ED9"/>
    <w:rsid w:val="00A56F6E"/>
    <w:rsid w:val="00A5707B"/>
    <w:rsid w:val="00A5730E"/>
    <w:rsid w:val="00A57381"/>
    <w:rsid w:val="00A577BA"/>
    <w:rsid w:val="00A57852"/>
    <w:rsid w:val="00A57D4F"/>
    <w:rsid w:val="00A57E6D"/>
    <w:rsid w:val="00A6021A"/>
    <w:rsid w:val="00A605C5"/>
    <w:rsid w:val="00A60A98"/>
    <w:rsid w:val="00A60BB9"/>
    <w:rsid w:val="00A60E52"/>
    <w:rsid w:val="00A61125"/>
    <w:rsid w:val="00A61480"/>
    <w:rsid w:val="00A61592"/>
    <w:rsid w:val="00A61852"/>
    <w:rsid w:val="00A61B0E"/>
    <w:rsid w:val="00A61C4F"/>
    <w:rsid w:val="00A61C51"/>
    <w:rsid w:val="00A61C81"/>
    <w:rsid w:val="00A61F88"/>
    <w:rsid w:val="00A6221B"/>
    <w:rsid w:val="00A628C8"/>
    <w:rsid w:val="00A629A7"/>
    <w:rsid w:val="00A629E2"/>
    <w:rsid w:val="00A62C6B"/>
    <w:rsid w:val="00A62DB7"/>
    <w:rsid w:val="00A62F3E"/>
    <w:rsid w:val="00A6319E"/>
    <w:rsid w:val="00A6321C"/>
    <w:rsid w:val="00A6362C"/>
    <w:rsid w:val="00A637FC"/>
    <w:rsid w:val="00A6385A"/>
    <w:rsid w:val="00A63A8E"/>
    <w:rsid w:val="00A63D21"/>
    <w:rsid w:val="00A64259"/>
    <w:rsid w:val="00A64325"/>
    <w:rsid w:val="00A64464"/>
    <w:rsid w:val="00A6494A"/>
    <w:rsid w:val="00A649B8"/>
    <w:rsid w:val="00A64BEE"/>
    <w:rsid w:val="00A64D91"/>
    <w:rsid w:val="00A64F04"/>
    <w:rsid w:val="00A650F7"/>
    <w:rsid w:val="00A65276"/>
    <w:rsid w:val="00A65328"/>
    <w:rsid w:val="00A653B1"/>
    <w:rsid w:val="00A656D6"/>
    <w:rsid w:val="00A658A8"/>
    <w:rsid w:val="00A6599B"/>
    <w:rsid w:val="00A65A3A"/>
    <w:rsid w:val="00A65D62"/>
    <w:rsid w:val="00A65E93"/>
    <w:rsid w:val="00A65F38"/>
    <w:rsid w:val="00A65F5D"/>
    <w:rsid w:val="00A66120"/>
    <w:rsid w:val="00A66195"/>
    <w:rsid w:val="00A66577"/>
    <w:rsid w:val="00A665CC"/>
    <w:rsid w:val="00A666D6"/>
    <w:rsid w:val="00A66805"/>
    <w:rsid w:val="00A66883"/>
    <w:rsid w:val="00A66A68"/>
    <w:rsid w:val="00A66B2D"/>
    <w:rsid w:val="00A66C9F"/>
    <w:rsid w:val="00A670C7"/>
    <w:rsid w:val="00A670CD"/>
    <w:rsid w:val="00A67237"/>
    <w:rsid w:val="00A673CA"/>
    <w:rsid w:val="00A67479"/>
    <w:rsid w:val="00A675A7"/>
    <w:rsid w:val="00A67653"/>
    <w:rsid w:val="00A67FAF"/>
    <w:rsid w:val="00A701E5"/>
    <w:rsid w:val="00A7031C"/>
    <w:rsid w:val="00A70339"/>
    <w:rsid w:val="00A70447"/>
    <w:rsid w:val="00A70A02"/>
    <w:rsid w:val="00A70ACA"/>
    <w:rsid w:val="00A70AE7"/>
    <w:rsid w:val="00A70D96"/>
    <w:rsid w:val="00A70E62"/>
    <w:rsid w:val="00A70FC1"/>
    <w:rsid w:val="00A70FCC"/>
    <w:rsid w:val="00A71082"/>
    <w:rsid w:val="00A71106"/>
    <w:rsid w:val="00A711D9"/>
    <w:rsid w:val="00A713E9"/>
    <w:rsid w:val="00A714E9"/>
    <w:rsid w:val="00A71A05"/>
    <w:rsid w:val="00A71C93"/>
    <w:rsid w:val="00A71C9B"/>
    <w:rsid w:val="00A71EF3"/>
    <w:rsid w:val="00A72102"/>
    <w:rsid w:val="00A72225"/>
    <w:rsid w:val="00A724B6"/>
    <w:rsid w:val="00A72529"/>
    <w:rsid w:val="00A72535"/>
    <w:rsid w:val="00A725A9"/>
    <w:rsid w:val="00A7283D"/>
    <w:rsid w:val="00A72A45"/>
    <w:rsid w:val="00A72BFE"/>
    <w:rsid w:val="00A72CC5"/>
    <w:rsid w:val="00A72D70"/>
    <w:rsid w:val="00A73071"/>
    <w:rsid w:val="00A73149"/>
    <w:rsid w:val="00A73228"/>
    <w:rsid w:val="00A733AE"/>
    <w:rsid w:val="00A733E9"/>
    <w:rsid w:val="00A734F9"/>
    <w:rsid w:val="00A7391A"/>
    <w:rsid w:val="00A739A3"/>
    <w:rsid w:val="00A73A6E"/>
    <w:rsid w:val="00A73AC2"/>
    <w:rsid w:val="00A73D38"/>
    <w:rsid w:val="00A73E1A"/>
    <w:rsid w:val="00A73E20"/>
    <w:rsid w:val="00A73FB0"/>
    <w:rsid w:val="00A740FC"/>
    <w:rsid w:val="00A7419D"/>
    <w:rsid w:val="00A74508"/>
    <w:rsid w:val="00A74726"/>
    <w:rsid w:val="00A748A2"/>
    <w:rsid w:val="00A74CFA"/>
    <w:rsid w:val="00A74E16"/>
    <w:rsid w:val="00A75082"/>
    <w:rsid w:val="00A75214"/>
    <w:rsid w:val="00A7535A"/>
    <w:rsid w:val="00A75A25"/>
    <w:rsid w:val="00A75B2D"/>
    <w:rsid w:val="00A75DEE"/>
    <w:rsid w:val="00A75EBA"/>
    <w:rsid w:val="00A76067"/>
    <w:rsid w:val="00A7606E"/>
    <w:rsid w:val="00A764FE"/>
    <w:rsid w:val="00A767FF"/>
    <w:rsid w:val="00A769CE"/>
    <w:rsid w:val="00A76C5B"/>
    <w:rsid w:val="00A76CCC"/>
    <w:rsid w:val="00A76F08"/>
    <w:rsid w:val="00A779B5"/>
    <w:rsid w:val="00A77A09"/>
    <w:rsid w:val="00A77D41"/>
    <w:rsid w:val="00A8037B"/>
    <w:rsid w:val="00A804B6"/>
    <w:rsid w:val="00A8072D"/>
    <w:rsid w:val="00A80E98"/>
    <w:rsid w:val="00A810BC"/>
    <w:rsid w:val="00A81697"/>
    <w:rsid w:val="00A816CA"/>
    <w:rsid w:val="00A81721"/>
    <w:rsid w:val="00A81985"/>
    <w:rsid w:val="00A81C22"/>
    <w:rsid w:val="00A81FD4"/>
    <w:rsid w:val="00A824FA"/>
    <w:rsid w:val="00A82F63"/>
    <w:rsid w:val="00A8301C"/>
    <w:rsid w:val="00A8337A"/>
    <w:rsid w:val="00A83441"/>
    <w:rsid w:val="00A8351A"/>
    <w:rsid w:val="00A835D7"/>
    <w:rsid w:val="00A83DBE"/>
    <w:rsid w:val="00A83EC2"/>
    <w:rsid w:val="00A840E3"/>
    <w:rsid w:val="00A841FD"/>
    <w:rsid w:val="00A8456C"/>
    <w:rsid w:val="00A845EB"/>
    <w:rsid w:val="00A8466B"/>
    <w:rsid w:val="00A849F7"/>
    <w:rsid w:val="00A84BC9"/>
    <w:rsid w:val="00A84BCF"/>
    <w:rsid w:val="00A84C96"/>
    <w:rsid w:val="00A84D4E"/>
    <w:rsid w:val="00A84DA2"/>
    <w:rsid w:val="00A84FB4"/>
    <w:rsid w:val="00A8524B"/>
    <w:rsid w:val="00A853B6"/>
    <w:rsid w:val="00A85A5F"/>
    <w:rsid w:val="00A85C42"/>
    <w:rsid w:val="00A85E1C"/>
    <w:rsid w:val="00A8640A"/>
    <w:rsid w:val="00A865A8"/>
    <w:rsid w:val="00A86673"/>
    <w:rsid w:val="00A8679A"/>
    <w:rsid w:val="00A86B07"/>
    <w:rsid w:val="00A86E29"/>
    <w:rsid w:val="00A875FE"/>
    <w:rsid w:val="00A87987"/>
    <w:rsid w:val="00A87A93"/>
    <w:rsid w:val="00A87D2D"/>
    <w:rsid w:val="00A87F4C"/>
    <w:rsid w:val="00A901F5"/>
    <w:rsid w:val="00A903BE"/>
    <w:rsid w:val="00A905F9"/>
    <w:rsid w:val="00A90662"/>
    <w:rsid w:val="00A908A5"/>
    <w:rsid w:val="00A90933"/>
    <w:rsid w:val="00A90A3D"/>
    <w:rsid w:val="00A90F81"/>
    <w:rsid w:val="00A913FD"/>
    <w:rsid w:val="00A9143A"/>
    <w:rsid w:val="00A915F9"/>
    <w:rsid w:val="00A91800"/>
    <w:rsid w:val="00A919CE"/>
    <w:rsid w:val="00A91D92"/>
    <w:rsid w:val="00A91D9B"/>
    <w:rsid w:val="00A92117"/>
    <w:rsid w:val="00A9228D"/>
    <w:rsid w:val="00A92317"/>
    <w:rsid w:val="00A926B9"/>
    <w:rsid w:val="00A926BC"/>
    <w:rsid w:val="00A92AF8"/>
    <w:rsid w:val="00A93634"/>
    <w:rsid w:val="00A936F8"/>
    <w:rsid w:val="00A93A6F"/>
    <w:rsid w:val="00A94085"/>
    <w:rsid w:val="00A947F2"/>
    <w:rsid w:val="00A94DB4"/>
    <w:rsid w:val="00A94E6B"/>
    <w:rsid w:val="00A94E78"/>
    <w:rsid w:val="00A951E1"/>
    <w:rsid w:val="00A953E1"/>
    <w:rsid w:val="00A957ED"/>
    <w:rsid w:val="00A9597D"/>
    <w:rsid w:val="00A959FF"/>
    <w:rsid w:val="00A95B14"/>
    <w:rsid w:val="00A95BE7"/>
    <w:rsid w:val="00A95CBF"/>
    <w:rsid w:val="00A95E99"/>
    <w:rsid w:val="00A9603F"/>
    <w:rsid w:val="00A9628C"/>
    <w:rsid w:val="00A9629D"/>
    <w:rsid w:val="00A962A0"/>
    <w:rsid w:val="00A97353"/>
    <w:rsid w:val="00A97472"/>
    <w:rsid w:val="00A9750D"/>
    <w:rsid w:val="00A97739"/>
    <w:rsid w:val="00A97996"/>
    <w:rsid w:val="00A979CB"/>
    <w:rsid w:val="00A97BDA"/>
    <w:rsid w:val="00A97CC7"/>
    <w:rsid w:val="00A97E7D"/>
    <w:rsid w:val="00AA00CC"/>
    <w:rsid w:val="00AA0630"/>
    <w:rsid w:val="00AA06AD"/>
    <w:rsid w:val="00AA0744"/>
    <w:rsid w:val="00AA0A3B"/>
    <w:rsid w:val="00AA1465"/>
    <w:rsid w:val="00AA1472"/>
    <w:rsid w:val="00AA147C"/>
    <w:rsid w:val="00AA1756"/>
    <w:rsid w:val="00AA1DA8"/>
    <w:rsid w:val="00AA23EE"/>
    <w:rsid w:val="00AA2560"/>
    <w:rsid w:val="00AA274C"/>
    <w:rsid w:val="00AA2A10"/>
    <w:rsid w:val="00AA2C62"/>
    <w:rsid w:val="00AA2FB4"/>
    <w:rsid w:val="00AA3520"/>
    <w:rsid w:val="00AA352B"/>
    <w:rsid w:val="00AA3576"/>
    <w:rsid w:val="00AA3587"/>
    <w:rsid w:val="00AA35AB"/>
    <w:rsid w:val="00AA3602"/>
    <w:rsid w:val="00AA418C"/>
    <w:rsid w:val="00AA42B5"/>
    <w:rsid w:val="00AA4360"/>
    <w:rsid w:val="00AA43CD"/>
    <w:rsid w:val="00AA443B"/>
    <w:rsid w:val="00AA473D"/>
    <w:rsid w:val="00AA4B72"/>
    <w:rsid w:val="00AA4B9A"/>
    <w:rsid w:val="00AA4CCC"/>
    <w:rsid w:val="00AA5092"/>
    <w:rsid w:val="00AA537D"/>
    <w:rsid w:val="00AA53CF"/>
    <w:rsid w:val="00AA5531"/>
    <w:rsid w:val="00AA56B0"/>
    <w:rsid w:val="00AA57D7"/>
    <w:rsid w:val="00AA5829"/>
    <w:rsid w:val="00AA5C42"/>
    <w:rsid w:val="00AA5CC0"/>
    <w:rsid w:val="00AA61F9"/>
    <w:rsid w:val="00AA62F7"/>
    <w:rsid w:val="00AA6571"/>
    <w:rsid w:val="00AA68A1"/>
    <w:rsid w:val="00AA68E2"/>
    <w:rsid w:val="00AA6A18"/>
    <w:rsid w:val="00AA6F28"/>
    <w:rsid w:val="00AA6FB9"/>
    <w:rsid w:val="00AA7397"/>
    <w:rsid w:val="00AA7685"/>
    <w:rsid w:val="00AA7AE1"/>
    <w:rsid w:val="00AA7E29"/>
    <w:rsid w:val="00AB0038"/>
    <w:rsid w:val="00AB00D0"/>
    <w:rsid w:val="00AB0368"/>
    <w:rsid w:val="00AB07CD"/>
    <w:rsid w:val="00AB09CB"/>
    <w:rsid w:val="00AB0B33"/>
    <w:rsid w:val="00AB0CD5"/>
    <w:rsid w:val="00AB0F21"/>
    <w:rsid w:val="00AB1483"/>
    <w:rsid w:val="00AB16CB"/>
    <w:rsid w:val="00AB1AC5"/>
    <w:rsid w:val="00AB1BAE"/>
    <w:rsid w:val="00AB1E8B"/>
    <w:rsid w:val="00AB22D2"/>
    <w:rsid w:val="00AB2489"/>
    <w:rsid w:val="00AB2B0A"/>
    <w:rsid w:val="00AB2C08"/>
    <w:rsid w:val="00AB2D6C"/>
    <w:rsid w:val="00AB2DC7"/>
    <w:rsid w:val="00AB3075"/>
    <w:rsid w:val="00AB3270"/>
    <w:rsid w:val="00AB33D1"/>
    <w:rsid w:val="00AB3795"/>
    <w:rsid w:val="00AB39A4"/>
    <w:rsid w:val="00AB3C8C"/>
    <w:rsid w:val="00AB400E"/>
    <w:rsid w:val="00AB4234"/>
    <w:rsid w:val="00AB44AD"/>
    <w:rsid w:val="00AB47C8"/>
    <w:rsid w:val="00AB4FDA"/>
    <w:rsid w:val="00AB5058"/>
    <w:rsid w:val="00AB53E6"/>
    <w:rsid w:val="00AB54AA"/>
    <w:rsid w:val="00AB5507"/>
    <w:rsid w:val="00AB5A24"/>
    <w:rsid w:val="00AB5EF1"/>
    <w:rsid w:val="00AB6069"/>
    <w:rsid w:val="00AB636F"/>
    <w:rsid w:val="00AB657B"/>
    <w:rsid w:val="00AB6E13"/>
    <w:rsid w:val="00AB6F1C"/>
    <w:rsid w:val="00AB6FF5"/>
    <w:rsid w:val="00AB7751"/>
    <w:rsid w:val="00AB79BC"/>
    <w:rsid w:val="00AC006E"/>
    <w:rsid w:val="00AC0456"/>
    <w:rsid w:val="00AC1078"/>
    <w:rsid w:val="00AC1156"/>
    <w:rsid w:val="00AC13D0"/>
    <w:rsid w:val="00AC1459"/>
    <w:rsid w:val="00AC166B"/>
    <w:rsid w:val="00AC1C3B"/>
    <w:rsid w:val="00AC1C6C"/>
    <w:rsid w:val="00AC1CC4"/>
    <w:rsid w:val="00AC2897"/>
    <w:rsid w:val="00AC29AE"/>
    <w:rsid w:val="00AC2B4A"/>
    <w:rsid w:val="00AC2B9F"/>
    <w:rsid w:val="00AC2C77"/>
    <w:rsid w:val="00AC2F1F"/>
    <w:rsid w:val="00AC2F4C"/>
    <w:rsid w:val="00AC2FA1"/>
    <w:rsid w:val="00AC3127"/>
    <w:rsid w:val="00AC3295"/>
    <w:rsid w:val="00AC36ED"/>
    <w:rsid w:val="00AC385B"/>
    <w:rsid w:val="00AC39E5"/>
    <w:rsid w:val="00AC3CD2"/>
    <w:rsid w:val="00AC3EB7"/>
    <w:rsid w:val="00AC4200"/>
    <w:rsid w:val="00AC4297"/>
    <w:rsid w:val="00AC49BE"/>
    <w:rsid w:val="00AC4A79"/>
    <w:rsid w:val="00AC4B42"/>
    <w:rsid w:val="00AC4CFE"/>
    <w:rsid w:val="00AC4DD1"/>
    <w:rsid w:val="00AC4FD8"/>
    <w:rsid w:val="00AC50FE"/>
    <w:rsid w:val="00AC51A6"/>
    <w:rsid w:val="00AC54F2"/>
    <w:rsid w:val="00AC5783"/>
    <w:rsid w:val="00AC5C43"/>
    <w:rsid w:val="00AC6182"/>
    <w:rsid w:val="00AC62EF"/>
    <w:rsid w:val="00AC6311"/>
    <w:rsid w:val="00AC642B"/>
    <w:rsid w:val="00AC64BD"/>
    <w:rsid w:val="00AC6993"/>
    <w:rsid w:val="00AC6B24"/>
    <w:rsid w:val="00AC6B5B"/>
    <w:rsid w:val="00AC6C7F"/>
    <w:rsid w:val="00AC6E7D"/>
    <w:rsid w:val="00AC72C0"/>
    <w:rsid w:val="00AC738A"/>
    <w:rsid w:val="00AC76D3"/>
    <w:rsid w:val="00AC771A"/>
    <w:rsid w:val="00AC77E6"/>
    <w:rsid w:val="00AD03E6"/>
    <w:rsid w:val="00AD05E9"/>
    <w:rsid w:val="00AD0EB0"/>
    <w:rsid w:val="00AD0FC5"/>
    <w:rsid w:val="00AD1547"/>
    <w:rsid w:val="00AD1635"/>
    <w:rsid w:val="00AD19B2"/>
    <w:rsid w:val="00AD19BB"/>
    <w:rsid w:val="00AD1C5E"/>
    <w:rsid w:val="00AD1CF2"/>
    <w:rsid w:val="00AD216A"/>
    <w:rsid w:val="00AD2740"/>
    <w:rsid w:val="00AD2A27"/>
    <w:rsid w:val="00AD2E7C"/>
    <w:rsid w:val="00AD2E89"/>
    <w:rsid w:val="00AD2F87"/>
    <w:rsid w:val="00AD3126"/>
    <w:rsid w:val="00AD34EC"/>
    <w:rsid w:val="00AD37EC"/>
    <w:rsid w:val="00AD3948"/>
    <w:rsid w:val="00AD4137"/>
    <w:rsid w:val="00AD4A43"/>
    <w:rsid w:val="00AD4A5F"/>
    <w:rsid w:val="00AD4EA9"/>
    <w:rsid w:val="00AD50F3"/>
    <w:rsid w:val="00AD5334"/>
    <w:rsid w:val="00AD53B0"/>
    <w:rsid w:val="00AD5924"/>
    <w:rsid w:val="00AD594D"/>
    <w:rsid w:val="00AD5A7B"/>
    <w:rsid w:val="00AD5C4E"/>
    <w:rsid w:val="00AD5C63"/>
    <w:rsid w:val="00AD5DAA"/>
    <w:rsid w:val="00AD5E8B"/>
    <w:rsid w:val="00AD5F24"/>
    <w:rsid w:val="00AD670A"/>
    <w:rsid w:val="00AD672D"/>
    <w:rsid w:val="00AD67E5"/>
    <w:rsid w:val="00AD6A51"/>
    <w:rsid w:val="00AD6E0F"/>
    <w:rsid w:val="00AD6E65"/>
    <w:rsid w:val="00AD71EB"/>
    <w:rsid w:val="00AD75B8"/>
    <w:rsid w:val="00AD7DAC"/>
    <w:rsid w:val="00AD7ECF"/>
    <w:rsid w:val="00AE02A6"/>
    <w:rsid w:val="00AE09AD"/>
    <w:rsid w:val="00AE0C30"/>
    <w:rsid w:val="00AE0CB9"/>
    <w:rsid w:val="00AE0E78"/>
    <w:rsid w:val="00AE0EDD"/>
    <w:rsid w:val="00AE1066"/>
    <w:rsid w:val="00AE10B9"/>
    <w:rsid w:val="00AE12F6"/>
    <w:rsid w:val="00AE1366"/>
    <w:rsid w:val="00AE183D"/>
    <w:rsid w:val="00AE1AC2"/>
    <w:rsid w:val="00AE1CCE"/>
    <w:rsid w:val="00AE1D47"/>
    <w:rsid w:val="00AE1D8A"/>
    <w:rsid w:val="00AE3312"/>
    <w:rsid w:val="00AE350D"/>
    <w:rsid w:val="00AE3558"/>
    <w:rsid w:val="00AE3A2F"/>
    <w:rsid w:val="00AE3A73"/>
    <w:rsid w:val="00AE3AE4"/>
    <w:rsid w:val="00AE3E0A"/>
    <w:rsid w:val="00AE3FDF"/>
    <w:rsid w:val="00AE439B"/>
    <w:rsid w:val="00AE449C"/>
    <w:rsid w:val="00AE47D4"/>
    <w:rsid w:val="00AE4A5A"/>
    <w:rsid w:val="00AE4AC1"/>
    <w:rsid w:val="00AE4B58"/>
    <w:rsid w:val="00AE4F52"/>
    <w:rsid w:val="00AE5052"/>
    <w:rsid w:val="00AE51D1"/>
    <w:rsid w:val="00AE5550"/>
    <w:rsid w:val="00AE58C3"/>
    <w:rsid w:val="00AE5F9D"/>
    <w:rsid w:val="00AE644A"/>
    <w:rsid w:val="00AE684D"/>
    <w:rsid w:val="00AE687B"/>
    <w:rsid w:val="00AE6F72"/>
    <w:rsid w:val="00AE70D7"/>
    <w:rsid w:val="00AE722B"/>
    <w:rsid w:val="00AE75B7"/>
    <w:rsid w:val="00AE75F8"/>
    <w:rsid w:val="00AE7A26"/>
    <w:rsid w:val="00AE7A55"/>
    <w:rsid w:val="00AE7A7D"/>
    <w:rsid w:val="00AE7BE5"/>
    <w:rsid w:val="00AE7D02"/>
    <w:rsid w:val="00AE7EE2"/>
    <w:rsid w:val="00AE7F1F"/>
    <w:rsid w:val="00AF06BA"/>
    <w:rsid w:val="00AF0B86"/>
    <w:rsid w:val="00AF0B98"/>
    <w:rsid w:val="00AF0CE9"/>
    <w:rsid w:val="00AF0F12"/>
    <w:rsid w:val="00AF0F66"/>
    <w:rsid w:val="00AF0FBC"/>
    <w:rsid w:val="00AF1600"/>
    <w:rsid w:val="00AF178F"/>
    <w:rsid w:val="00AF19E3"/>
    <w:rsid w:val="00AF1B2F"/>
    <w:rsid w:val="00AF1B5D"/>
    <w:rsid w:val="00AF1BE6"/>
    <w:rsid w:val="00AF1D43"/>
    <w:rsid w:val="00AF1DCF"/>
    <w:rsid w:val="00AF21BD"/>
    <w:rsid w:val="00AF27F1"/>
    <w:rsid w:val="00AF2EFE"/>
    <w:rsid w:val="00AF300C"/>
    <w:rsid w:val="00AF331F"/>
    <w:rsid w:val="00AF336D"/>
    <w:rsid w:val="00AF3E60"/>
    <w:rsid w:val="00AF4650"/>
    <w:rsid w:val="00AF4A3B"/>
    <w:rsid w:val="00AF4A42"/>
    <w:rsid w:val="00AF4F80"/>
    <w:rsid w:val="00AF5058"/>
    <w:rsid w:val="00AF51F2"/>
    <w:rsid w:val="00AF5234"/>
    <w:rsid w:val="00AF556C"/>
    <w:rsid w:val="00AF5592"/>
    <w:rsid w:val="00AF57B5"/>
    <w:rsid w:val="00AF5B5C"/>
    <w:rsid w:val="00AF5BAE"/>
    <w:rsid w:val="00AF5EF1"/>
    <w:rsid w:val="00AF61A8"/>
    <w:rsid w:val="00AF66F6"/>
    <w:rsid w:val="00AF6ADE"/>
    <w:rsid w:val="00AF6D0B"/>
    <w:rsid w:val="00AF718C"/>
    <w:rsid w:val="00AF71C9"/>
    <w:rsid w:val="00AF7580"/>
    <w:rsid w:val="00AF77C6"/>
    <w:rsid w:val="00AF7812"/>
    <w:rsid w:val="00AF78A7"/>
    <w:rsid w:val="00AF78C3"/>
    <w:rsid w:val="00AF7A47"/>
    <w:rsid w:val="00AF7A7E"/>
    <w:rsid w:val="00AF7C04"/>
    <w:rsid w:val="00AF7E22"/>
    <w:rsid w:val="00AF7EAD"/>
    <w:rsid w:val="00AF7F55"/>
    <w:rsid w:val="00B00121"/>
    <w:rsid w:val="00B00377"/>
    <w:rsid w:val="00B00484"/>
    <w:rsid w:val="00B007EC"/>
    <w:rsid w:val="00B00B4E"/>
    <w:rsid w:val="00B00B74"/>
    <w:rsid w:val="00B00E78"/>
    <w:rsid w:val="00B00F54"/>
    <w:rsid w:val="00B0165F"/>
    <w:rsid w:val="00B01802"/>
    <w:rsid w:val="00B0190B"/>
    <w:rsid w:val="00B01946"/>
    <w:rsid w:val="00B01C66"/>
    <w:rsid w:val="00B01D38"/>
    <w:rsid w:val="00B01E16"/>
    <w:rsid w:val="00B02197"/>
    <w:rsid w:val="00B02526"/>
    <w:rsid w:val="00B025B3"/>
    <w:rsid w:val="00B028C1"/>
    <w:rsid w:val="00B02CA5"/>
    <w:rsid w:val="00B02E07"/>
    <w:rsid w:val="00B0310E"/>
    <w:rsid w:val="00B03150"/>
    <w:rsid w:val="00B033D4"/>
    <w:rsid w:val="00B03496"/>
    <w:rsid w:val="00B03563"/>
    <w:rsid w:val="00B035FC"/>
    <w:rsid w:val="00B03641"/>
    <w:rsid w:val="00B03D63"/>
    <w:rsid w:val="00B03D69"/>
    <w:rsid w:val="00B03F3A"/>
    <w:rsid w:val="00B04190"/>
    <w:rsid w:val="00B0422D"/>
    <w:rsid w:val="00B046F8"/>
    <w:rsid w:val="00B04767"/>
    <w:rsid w:val="00B0494D"/>
    <w:rsid w:val="00B04953"/>
    <w:rsid w:val="00B04B32"/>
    <w:rsid w:val="00B0557F"/>
    <w:rsid w:val="00B056A1"/>
    <w:rsid w:val="00B056E8"/>
    <w:rsid w:val="00B05881"/>
    <w:rsid w:val="00B0622B"/>
    <w:rsid w:val="00B06864"/>
    <w:rsid w:val="00B06DDD"/>
    <w:rsid w:val="00B06EFF"/>
    <w:rsid w:val="00B073DA"/>
    <w:rsid w:val="00B07533"/>
    <w:rsid w:val="00B078AA"/>
    <w:rsid w:val="00B07E3D"/>
    <w:rsid w:val="00B10163"/>
    <w:rsid w:val="00B103A5"/>
    <w:rsid w:val="00B104EA"/>
    <w:rsid w:val="00B10636"/>
    <w:rsid w:val="00B107ED"/>
    <w:rsid w:val="00B108F7"/>
    <w:rsid w:val="00B113D5"/>
    <w:rsid w:val="00B113FE"/>
    <w:rsid w:val="00B11B15"/>
    <w:rsid w:val="00B11C76"/>
    <w:rsid w:val="00B11C87"/>
    <w:rsid w:val="00B11FB7"/>
    <w:rsid w:val="00B12039"/>
    <w:rsid w:val="00B1203C"/>
    <w:rsid w:val="00B12973"/>
    <w:rsid w:val="00B12980"/>
    <w:rsid w:val="00B12ADA"/>
    <w:rsid w:val="00B12F11"/>
    <w:rsid w:val="00B1306C"/>
    <w:rsid w:val="00B1311A"/>
    <w:rsid w:val="00B13339"/>
    <w:rsid w:val="00B13349"/>
    <w:rsid w:val="00B136DD"/>
    <w:rsid w:val="00B139A7"/>
    <w:rsid w:val="00B13D5E"/>
    <w:rsid w:val="00B14169"/>
    <w:rsid w:val="00B14375"/>
    <w:rsid w:val="00B143FE"/>
    <w:rsid w:val="00B144D0"/>
    <w:rsid w:val="00B146BE"/>
    <w:rsid w:val="00B1475A"/>
    <w:rsid w:val="00B149E2"/>
    <w:rsid w:val="00B14C6B"/>
    <w:rsid w:val="00B15272"/>
    <w:rsid w:val="00B153BC"/>
    <w:rsid w:val="00B15994"/>
    <w:rsid w:val="00B15E02"/>
    <w:rsid w:val="00B1619F"/>
    <w:rsid w:val="00B16344"/>
    <w:rsid w:val="00B1634C"/>
    <w:rsid w:val="00B1648C"/>
    <w:rsid w:val="00B1681F"/>
    <w:rsid w:val="00B16CA1"/>
    <w:rsid w:val="00B16D6A"/>
    <w:rsid w:val="00B172B9"/>
    <w:rsid w:val="00B173A6"/>
    <w:rsid w:val="00B17C9D"/>
    <w:rsid w:val="00B201F4"/>
    <w:rsid w:val="00B2034E"/>
    <w:rsid w:val="00B205D5"/>
    <w:rsid w:val="00B206B0"/>
    <w:rsid w:val="00B20725"/>
    <w:rsid w:val="00B20C5A"/>
    <w:rsid w:val="00B20D6D"/>
    <w:rsid w:val="00B214F1"/>
    <w:rsid w:val="00B214F2"/>
    <w:rsid w:val="00B217AC"/>
    <w:rsid w:val="00B21BCA"/>
    <w:rsid w:val="00B21E8C"/>
    <w:rsid w:val="00B2284F"/>
    <w:rsid w:val="00B2295F"/>
    <w:rsid w:val="00B22E02"/>
    <w:rsid w:val="00B23109"/>
    <w:rsid w:val="00B23D45"/>
    <w:rsid w:val="00B23F13"/>
    <w:rsid w:val="00B241F1"/>
    <w:rsid w:val="00B2480E"/>
    <w:rsid w:val="00B248BA"/>
    <w:rsid w:val="00B24A54"/>
    <w:rsid w:val="00B24B96"/>
    <w:rsid w:val="00B25055"/>
    <w:rsid w:val="00B250CF"/>
    <w:rsid w:val="00B25817"/>
    <w:rsid w:val="00B25CFF"/>
    <w:rsid w:val="00B25D6C"/>
    <w:rsid w:val="00B25EAB"/>
    <w:rsid w:val="00B25EF3"/>
    <w:rsid w:val="00B26068"/>
    <w:rsid w:val="00B260BB"/>
    <w:rsid w:val="00B26366"/>
    <w:rsid w:val="00B2655E"/>
    <w:rsid w:val="00B26967"/>
    <w:rsid w:val="00B26982"/>
    <w:rsid w:val="00B26B0E"/>
    <w:rsid w:val="00B26B10"/>
    <w:rsid w:val="00B26B16"/>
    <w:rsid w:val="00B26D29"/>
    <w:rsid w:val="00B26DFD"/>
    <w:rsid w:val="00B26EA8"/>
    <w:rsid w:val="00B26F38"/>
    <w:rsid w:val="00B270C7"/>
    <w:rsid w:val="00B272B6"/>
    <w:rsid w:val="00B2797E"/>
    <w:rsid w:val="00B27C89"/>
    <w:rsid w:val="00B27E09"/>
    <w:rsid w:val="00B27F3B"/>
    <w:rsid w:val="00B3009E"/>
    <w:rsid w:val="00B30470"/>
    <w:rsid w:val="00B30626"/>
    <w:rsid w:val="00B307D4"/>
    <w:rsid w:val="00B3084B"/>
    <w:rsid w:val="00B30C77"/>
    <w:rsid w:val="00B31117"/>
    <w:rsid w:val="00B311EE"/>
    <w:rsid w:val="00B3138B"/>
    <w:rsid w:val="00B31AA0"/>
    <w:rsid w:val="00B3213B"/>
    <w:rsid w:val="00B321A3"/>
    <w:rsid w:val="00B3264A"/>
    <w:rsid w:val="00B3293A"/>
    <w:rsid w:val="00B32CE3"/>
    <w:rsid w:val="00B32E4A"/>
    <w:rsid w:val="00B330E0"/>
    <w:rsid w:val="00B330FD"/>
    <w:rsid w:val="00B33415"/>
    <w:rsid w:val="00B3358A"/>
    <w:rsid w:val="00B3384E"/>
    <w:rsid w:val="00B338DD"/>
    <w:rsid w:val="00B33E3B"/>
    <w:rsid w:val="00B345BC"/>
    <w:rsid w:val="00B347EC"/>
    <w:rsid w:val="00B3490D"/>
    <w:rsid w:val="00B35028"/>
    <w:rsid w:val="00B35436"/>
    <w:rsid w:val="00B35471"/>
    <w:rsid w:val="00B355DF"/>
    <w:rsid w:val="00B35C39"/>
    <w:rsid w:val="00B35E42"/>
    <w:rsid w:val="00B35FE4"/>
    <w:rsid w:val="00B3617F"/>
    <w:rsid w:val="00B36350"/>
    <w:rsid w:val="00B363DA"/>
    <w:rsid w:val="00B364EC"/>
    <w:rsid w:val="00B364FC"/>
    <w:rsid w:val="00B36669"/>
    <w:rsid w:val="00B3674E"/>
    <w:rsid w:val="00B3686F"/>
    <w:rsid w:val="00B368E9"/>
    <w:rsid w:val="00B36923"/>
    <w:rsid w:val="00B3693D"/>
    <w:rsid w:val="00B36DC0"/>
    <w:rsid w:val="00B373A3"/>
    <w:rsid w:val="00B373EA"/>
    <w:rsid w:val="00B374CF"/>
    <w:rsid w:val="00B37540"/>
    <w:rsid w:val="00B37740"/>
    <w:rsid w:val="00B37A14"/>
    <w:rsid w:val="00B40175"/>
    <w:rsid w:val="00B40201"/>
    <w:rsid w:val="00B40497"/>
    <w:rsid w:val="00B4056B"/>
    <w:rsid w:val="00B40907"/>
    <w:rsid w:val="00B40AFD"/>
    <w:rsid w:val="00B40B78"/>
    <w:rsid w:val="00B40BBC"/>
    <w:rsid w:val="00B40CF3"/>
    <w:rsid w:val="00B40FBF"/>
    <w:rsid w:val="00B4134D"/>
    <w:rsid w:val="00B41683"/>
    <w:rsid w:val="00B41859"/>
    <w:rsid w:val="00B41944"/>
    <w:rsid w:val="00B41A74"/>
    <w:rsid w:val="00B41A98"/>
    <w:rsid w:val="00B41A9A"/>
    <w:rsid w:val="00B42105"/>
    <w:rsid w:val="00B42244"/>
    <w:rsid w:val="00B4226D"/>
    <w:rsid w:val="00B4234A"/>
    <w:rsid w:val="00B426EB"/>
    <w:rsid w:val="00B42C05"/>
    <w:rsid w:val="00B42D5F"/>
    <w:rsid w:val="00B42F09"/>
    <w:rsid w:val="00B43083"/>
    <w:rsid w:val="00B43224"/>
    <w:rsid w:val="00B43309"/>
    <w:rsid w:val="00B43936"/>
    <w:rsid w:val="00B43D65"/>
    <w:rsid w:val="00B43F9F"/>
    <w:rsid w:val="00B440CE"/>
    <w:rsid w:val="00B44331"/>
    <w:rsid w:val="00B444E3"/>
    <w:rsid w:val="00B44FE6"/>
    <w:rsid w:val="00B4503B"/>
    <w:rsid w:val="00B451C2"/>
    <w:rsid w:val="00B452EB"/>
    <w:rsid w:val="00B45435"/>
    <w:rsid w:val="00B454A7"/>
    <w:rsid w:val="00B456BC"/>
    <w:rsid w:val="00B456CA"/>
    <w:rsid w:val="00B45B26"/>
    <w:rsid w:val="00B45BD7"/>
    <w:rsid w:val="00B46078"/>
    <w:rsid w:val="00B464AF"/>
    <w:rsid w:val="00B464B5"/>
    <w:rsid w:val="00B465D8"/>
    <w:rsid w:val="00B4660F"/>
    <w:rsid w:val="00B4669A"/>
    <w:rsid w:val="00B466D6"/>
    <w:rsid w:val="00B4675F"/>
    <w:rsid w:val="00B46CB8"/>
    <w:rsid w:val="00B46CDF"/>
    <w:rsid w:val="00B46D21"/>
    <w:rsid w:val="00B46E2D"/>
    <w:rsid w:val="00B46E99"/>
    <w:rsid w:val="00B47124"/>
    <w:rsid w:val="00B471B2"/>
    <w:rsid w:val="00B4725B"/>
    <w:rsid w:val="00B47A8B"/>
    <w:rsid w:val="00B47CCE"/>
    <w:rsid w:val="00B47CEA"/>
    <w:rsid w:val="00B47DA9"/>
    <w:rsid w:val="00B4BC01"/>
    <w:rsid w:val="00B500BD"/>
    <w:rsid w:val="00B50575"/>
    <w:rsid w:val="00B50C5B"/>
    <w:rsid w:val="00B50F87"/>
    <w:rsid w:val="00B51985"/>
    <w:rsid w:val="00B51B40"/>
    <w:rsid w:val="00B51CC9"/>
    <w:rsid w:val="00B5227C"/>
    <w:rsid w:val="00B523BF"/>
    <w:rsid w:val="00B52952"/>
    <w:rsid w:val="00B52BEE"/>
    <w:rsid w:val="00B52DDE"/>
    <w:rsid w:val="00B531C5"/>
    <w:rsid w:val="00B531D8"/>
    <w:rsid w:val="00B5365A"/>
    <w:rsid w:val="00B539AC"/>
    <w:rsid w:val="00B53D52"/>
    <w:rsid w:val="00B53D98"/>
    <w:rsid w:val="00B53EB6"/>
    <w:rsid w:val="00B53F93"/>
    <w:rsid w:val="00B545C2"/>
    <w:rsid w:val="00B5466B"/>
    <w:rsid w:val="00B54800"/>
    <w:rsid w:val="00B5492B"/>
    <w:rsid w:val="00B54A16"/>
    <w:rsid w:val="00B54B0A"/>
    <w:rsid w:val="00B54B41"/>
    <w:rsid w:val="00B54C83"/>
    <w:rsid w:val="00B54DE3"/>
    <w:rsid w:val="00B54E20"/>
    <w:rsid w:val="00B55514"/>
    <w:rsid w:val="00B55778"/>
    <w:rsid w:val="00B5577B"/>
    <w:rsid w:val="00B5587C"/>
    <w:rsid w:val="00B55D61"/>
    <w:rsid w:val="00B56135"/>
    <w:rsid w:val="00B56166"/>
    <w:rsid w:val="00B56197"/>
    <w:rsid w:val="00B56360"/>
    <w:rsid w:val="00B56471"/>
    <w:rsid w:val="00B564FA"/>
    <w:rsid w:val="00B565DC"/>
    <w:rsid w:val="00B56B3F"/>
    <w:rsid w:val="00B56CEB"/>
    <w:rsid w:val="00B56DFE"/>
    <w:rsid w:val="00B57004"/>
    <w:rsid w:val="00B5749D"/>
    <w:rsid w:val="00B57A90"/>
    <w:rsid w:val="00B602B5"/>
    <w:rsid w:val="00B60543"/>
    <w:rsid w:val="00B605F5"/>
    <w:rsid w:val="00B60B78"/>
    <w:rsid w:val="00B60EB4"/>
    <w:rsid w:val="00B60F9C"/>
    <w:rsid w:val="00B61128"/>
    <w:rsid w:val="00B612F9"/>
    <w:rsid w:val="00B61371"/>
    <w:rsid w:val="00B6170A"/>
    <w:rsid w:val="00B6179E"/>
    <w:rsid w:val="00B61A6D"/>
    <w:rsid w:val="00B61A8F"/>
    <w:rsid w:val="00B61BAA"/>
    <w:rsid w:val="00B61CA2"/>
    <w:rsid w:val="00B61D74"/>
    <w:rsid w:val="00B62119"/>
    <w:rsid w:val="00B62174"/>
    <w:rsid w:val="00B6266A"/>
    <w:rsid w:val="00B628D1"/>
    <w:rsid w:val="00B62AEC"/>
    <w:rsid w:val="00B62D55"/>
    <w:rsid w:val="00B62E20"/>
    <w:rsid w:val="00B6362D"/>
    <w:rsid w:val="00B636AD"/>
    <w:rsid w:val="00B636DA"/>
    <w:rsid w:val="00B637AE"/>
    <w:rsid w:val="00B63A0F"/>
    <w:rsid w:val="00B63A16"/>
    <w:rsid w:val="00B63A92"/>
    <w:rsid w:val="00B63D8E"/>
    <w:rsid w:val="00B64174"/>
    <w:rsid w:val="00B64265"/>
    <w:rsid w:val="00B64336"/>
    <w:rsid w:val="00B6454C"/>
    <w:rsid w:val="00B6464B"/>
    <w:rsid w:val="00B646F3"/>
    <w:rsid w:val="00B6569C"/>
    <w:rsid w:val="00B65B39"/>
    <w:rsid w:val="00B65C45"/>
    <w:rsid w:val="00B66110"/>
    <w:rsid w:val="00B6651F"/>
    <w:rsid w:val="00B665FA"/>
    <w:rsid w:val="00B66803"/>
    <w:rsid w:val="00B66B71"/>
    <w:rsid w:val="00B66E7D"/>
    <w:rsid w:val="00B66FC0"/>
    <w:rsid w:val="00B67629"/>
    <w:rsid w:val="00B676C4"/>
    <w:rsid w:val="00B67F2E"/>
    <w:rsid w:val="00B70146"/>
    <w:rsid w:val="00B702BE"/>
    <w:rsid w:val="00B70407"/>
    <w:rsid w:val="00B70926"/>
    <w:rsid w:val="00B70D72"/>
    <w:rsid w:val="00B70F9B"/>
    <w:rsid w:val="00B711C2"/>
    <w:rsid w:val="00B714DC"/>
    <w:rsid w:val="00B7195D"/>
    <w:rsid w:val="00B71CAD"/>
    <w:rsid w:val="00B71E72"/>
    <w:rsid w:val="00B72141"/>
    <w:rsid w:val="00B721FA"/>
    <w:rsid w:val="00B7239E"/>
    <w:rsid w:val="00B72A6F"/>
    <w:rsid w:val="00B731FD"/>
    <w:rsid w:val="00B732A5"/>
    <w:rsid w:val="00B732D6"/>
    <w:rsid w:val="00B73452"/>
    <w:rsid w:val="00B73602"/>
    <w:rsid w:val="00B73AAB"/>
    <w:rsid w:val="00B73B80"/>
    <w:rsid w:val="00B73B9D"/>
    <w:rsid w:val="00B73EA8"/>
    <w:rsid w:val="00B73FA2"/>
    <w:rsid w:val="00B7448B"/>
    <w:rsid w:val="00B7448C"/>
    <w:rsid w:val="00B74B8E"/>
    <w:rsid w:val="00B75028"/>
    <w:rsid w:val="00B7512C"/>
    <w:rsid w:val="00B752BE"/>
    <w:rsid w:val="00B754D8"/>
    <w:rsid w:val="00B75B07"/>
    <w:rsid w:val="00B7630D"/>
    <w:rsid w:val="00B76A39"/>
    <w:rsid w:val="00B76DA6"/>
    <w:rsid w:val="00B76ECC"/>
    <w:rsid w:val="00B76F43"/>
    <w:rsid w:val="00B76F78"/>
    <w:rsid w:val="00B772A0"/>
    <w:rsid w:val="00B77324"/>
    <w:rsid w:val="00B7752D"/>
    <w:rsid w:val="00B77C57"/>
    <w:rsid w:val="00B800EA"/>
    <w:rsid w:val="00B803A6"/>
    <w:rsid w:val="00B803E7"/>
    <w:rsid w:val="00B8046B"/>
    <w:rsid w:val="00B8072E"/>
    <w:rsid w:val="00B80D60"/>
    <w:rsid w:val="00B80DB3"/>
    <w:rsid w:val="00B81106"/>
    <w:rsid w:val="00B811E7"/>
    <w:rsid w:val="00B811FF"/>
    <w:rsid w:val="00B81328"/>
    <w:rsid w:val="00B813D6"/>
    <w:rsid w:val="00B81554"/>
    <w:rsid w:val="00B82237"/>
    <w:rsid w:val="00B82356"/>
    <w:rsid w:val="00B8243C"/>
    <w:rsid w:val="00B82579"/>
    <w:rsid w:val="00B82641"/>
    <w:rsid w:val="00B82A06"/>
    <w:rsid w:val="00B82A6A"/>
    <w:rsid w:val="00B82CE0"/>
    <w:rsid w:val="00B82E46"/>
    <w:rsid w:val="00B82E9E"/>
    <w:rsid w:val="00B82F81"/>
    <w:rsid w:val="00B8300E"/>
    <w:rsid w:val="00B83010"/>
    <w:rsid w:val="00B83154"/>
    <w:rsid w:val="00B8321F"/>
    <w:rsid w:val="00B8364A"/>
    <w:rsid w:val="00B83829"/>
    <w:rsid w:val="00B83CBF"/>
    <w:rsid w:val="00B8418D"/>
    <w:rsid w:val="00B845A6"/>
    <w:rsid w:val="00B849A8"/>
    <w:rsid w:val="00B84C93"/>
    <w:rsid w:val="00B84E2C"/>
    <w:rsid w:val="00B84EAE"/>
    <w:rsid w:val="00B84EB7"/>
    <w:rsid w:val="00B84F47"/>
    <w:rsid w:val="00B84F5B"/>
    <w:rsid w:val="00B85062"/>
    <w:rsid w:val="00B85525"/>
    <w:rsid w:val="00B8553D"/>
    <w:rsid w:val="00B85819"/>
    <w:rsid w:val="00B85C4C"/>
    <w:rsid w:val="00B85D21"/>
    <w:rsid w:val="00B85DCE"/>
    <w:rsid w:val="00B85DF8"/>
    <w:rsid w:val="00B85ED5"/>
    <w:rsid w:val="00B8619F"/>
    <w:rsid w:val="00B861C2"/>
    <w:rsid w:val="00B862F0"/>
    <w:rsid w:val="00B8645F"/>
    <w:rsid w:val="00B865B6"/>
    <w:rsid w:val="00B86791"/>
    <w:rsid w:val="00B868C6"/>
    <w:rsid w:val="00B869A9"/>
    <w:rsid w:val="00B870EA"/>
    <w:rsid w:val="00B87135"/>
    <w:rsid w:val="00B87274"/>
    <w:rsid w:val="00B87445"/>
    <w:rsid w:val="00B8766D"/>
    <w:rsid w:val="00B877F8"/>
    <w:rsid w:val="00B87A62"/>
    <w:rsid w:val="00B87CF8"/>
    <w:rsid w:val="00B87FE4"/>
    <w:rsid w:val="00B90321"/>
    <w:rsid w:val="00B90344"/>
    <w:rsid w:val="00B90879"/>
    <w:rsid w:val="00B9090C"/>
    <w:rsid w:val="00B90B3D"/>
    <w:rsid w:val="00B90B7C"/>
    <w:rsid w:val="00B90BE5"/>
    <w:rsid w:val="00B90F82"/>
    <w:rsid w:val="00B91112"/>
    <w:rsid w:val="00B913B8"/>
    <w:rsid w:val="00B916E2"/>
    <w:rsid w:val="00B91843"/>
    <w:rsid w:val="00B91B3F"/>
    <w:rsid w:val="00B91DC9"/>
    <w:rsid w:val="00B91EB0"/>
    <w:rsid w:val="00B91EC8"/>
    <w:rsid w:val="00B92302"/>
    <w:rsid w:val="00B924EF"/>
    <w:rsid w:val="00B92747"/>
    <w:rsid w:val="00B92974"/>
    <w:rsid w:val="00B92A9B"/>
    <w:rsid w:val="00B92B68"/>
    <w:rsid w:val="00B92D2A"/>
    <w:rsid w:val="00B92D86"/>
    <w:rsid w:val="00B92DB7"/>
    <w:rsid w:val="00B92F51"/>
    <w:rsid w:val="00B93219"/>
    <w:rsid w:val="00B932C5"/>
    <w:rsid w:val="00B9331F"/>
    <w:rsid w:val="00B935FD"/>
    <w:rsid w:val="00B9386D"/>
    <w:rsid w:val="00B93B0E"/>
    <w:rsid w:val="00B93C76"/>
    <w:rsid w:val="00B93E8B"/>
    <w:rsid w:val="00B93F5F"/>
    <w:rsid w:val="00B94008"/>
    <w:rsid w:val="00B941B2"/>
    <w:rsid w:val="00B9456D"/>
    <w:rsid w:val="00B94BE3"/>
    <w:rsid w:val="00B9505E"/>
    <w:rsid w:val="00B9525F"/>
    <w:rsid w:val="00B95280"/>
    <w:rsid w:val="00B955D7"/>
    <w:rsid w:val="00B95DAF"/>
    <w:rsid w:val="00B95DFB"/>
    <w:rsid w:val="00B95F2D"/>
    <w:rsid w:val="00B964F2"/>
    <w:rsid w:val="00B966DB"/>
    <w:rsid w:val="00B968E9"/>
    <w:rsid w:val="00B9699C"/>
    <w:rsid w:val="00B96BB7"/>
    <w:rsid w:val="00B96D83"/>
    <w:rsid w:val="00B96ECF"/>
    <w:rsid w:val="00B96EFF"/>
    <w:rsid w:val="00B97349"/>
    <w:rsid w:val="00B97358"/>
    <w:rsid w:val="00B97548"/>
    <w:rsid w:val="00B97580"/>
    <w:rsid w:val="00B97630"/>
    <w:rsid w:val="00B9776C"/>
    <w:rsid w:val="00B97E21"/>
    <w:rsid w:val="00B97E2A"/>
    <w:rsid w:val="00BA01E6"/>
    <w:rsid w:val="00BA0478"/>
    <w:rsid w:val="00BA0571"/>
    <w:rsid w:val="00BA0613"/>
    <w:rsid w:val="00BA0614"/>
    <w:rsid w:val="00BA0733"/>
    <w:rsid w:val="00BA07EA"/>
    <w:rsid w:val="00BA0BC8"/>
    <w:rsid w:val="00BA10A7"/>
    <w:rsid w:val="00BA1491"/>
    <w:rsid w:val="00BA14C8"/>
    <w:rsid w:val="00BA176A"/>
    <w:rsid w:val="00BA1A47"/>
    <w:rsid w:val="00BA1ABE"/>
    <w:rsid w:val="00BA1EA0"/>
    <w:rsid w:val="00BA1F49"/>
    <w:rsid w:val="00BA20E0"/>
    <w:rsid w:val="00BA211E"/>
    <w:rsid w:val="00BA241C"/>
    <w:rsid w:val="00BA2747"/>
    <w:rsid w:val="00BA288C"/>
    <w:rsid w:val="00BA2E87"/>
    <w:rsid w:val="00BA31EA"/>
    <w:rsid w:val="00BA3293"/>
    <w:rsid w:val="00BA346A"/>
    <w:rsid w:val="00BA3663"/>
    <w:rsid w:val="00BA39C8"/>
    <w:rsid w:val="00BA3B6B"/>
    <w:rsid w:val="00BA3B6D"/>
    <w:rsid w:val="00BA3C08"/>
    <w:rsid w:val="00BA3C80"/>
    <w:rsid w:val="00BA3CB9"/>
    <w:rsid w:val="00BA3D61"/>
    <w:rsid w:val="00BA3FD7"/>
    <w:rsid w:val="00BA40DA"/>
    <w:rsid w:val="00BA4129"/>
    <w:rsid w:val="00BA41EE"/>
    <w:rsid w:val="00BA429F"/>
    <w:rsid w:val="00BA4336"/>
    <w:rsid w:val="00BA4548"/>
    <w:rsid w:val="00BA45D5"/>
    <w:rsid w:val="00BA4AB4"/>
    <w:rsid w:val="00BA4E76"/>
    <w:rsid w:val="00BA50A4"/>
    <w:rsid w:val="00BA51DA"/>
    <w:rsid w:val="00BA5224"/>
    <w:rsid w:val="00BA6991"/>
    <w:rsid w:val="00BA69D1"/>
    <w:rsid w:val="00BA6F48"/>
    <w:rsid w:val="00BA76C0"/>
    <w:rsid w:val="00BA7CB3"/>
    <w:rsid w:val="00BA7EF1"/>
    <w:rsid w:val="00BB02B1"/>
    <w:rsid w:val="00BB0375"/>
    <w:rsid w:val="00BB06EA"/>
    <w:rsid w:val="00BB0901"/>
    <w:rsid w:val="00BB0A8D"/>
    <w:rsid w:val="00BB0B56"/>
    <w:rsid w:val="00BB0D3A"/>
    <w:rsid w:val="00BB0DE7"/>
    <w:rsid w:val="00BB10FF"/>
    <w:rsid w:val="00BB134D"/>
    <w:rsid w:val="00BB1495"/>
    <w:rsid w:val="00BB1637"/>
    <w:rsid w:val="00BB173C"/>
    <w:rsid w:val="00BB1C83"/>
    <w:rsid w:val="00BB1D08"/>
    <w:rsid w:val="00BB2281"/>
    <w:rsid w:val="00BB23EC"/>
    <w:rsid w:val="00BB257C"/>
    <w:rsid w:val="00BB2583"/>
    <w:rsid w:val="00BB2797"/>
    <w:rsid w:val="00BB2926"/>
    <w:rsid w:val="00BB2B91"/>
    <w:rsid w:val="00BB2B97"/>
    <w:rsid w:val="00BB2FC2"/>
    <w:rsid w:val="00BB31C8"/>
    <w:rsid w:val="00BB31D0"/>
    <w:rsid w:val="00BB3460"/>
    <w:rsid w:val="00BB3595"/>
    <w:rsid w:val="00BB35C3"/>
    <w:rsid w:val="00BB3895"/>
    <w:rsid w:val="00BB3A19"/>
    <w:rsid w:val="00BB3AE5"/>
    <w:rsid w:val="00BB3C67"/>
    <w:rsid w:val="00BB3D64"/>
    <w:rsid w:val="00BB3E02"/>
    <w:rsid w:val="00BB42B1"/>
    <w:rsid w:val="00BB4779"/>
    <w:rsid w:val="00BB4BC9"/>
    <w:rsid w:val="00BB4C64"/>
    <w:rsid w:val="00BB4F05"/>
    <w:rsid w:val="00BB51AF"/>
    <w:rsid w:val="00BB5231"/>
    <w:rsid w:val="00BB5534"/>
    <w:rsid w:val="00BB5668"/>
    <w:rsid w:val="00BB578D"/>
    <w:rsid w:val="00BB58A2"/>
    <w:rsid w:val="00BB5A95"/>
    <w:rsid w:val="00BB618E"/>
    <w:rsid w:val="00BB61CD"/>
    <w:rsid w:val="00BB61D6"/>
    <w:rsid w:val="00BB65EC"/>
    <w:rsid w:val="00BB664C"/>
    <w:rsid w:val="00BB66E9"/>
    <w:rsid w:val="00BB6739"/>
    <w:rsid w:val="00BB6851"/>
    <w:rsid w:val="00BB6D26"/>
    <w:rsid w:val="00BB6F82"/>
    <w:rsid w:val="00BB7418"/>
    <w:rsid w:val="00BB792A"/>
    <w:rsid w:val="00BB7BF1"/>
    <w:rsid w:val="00BB7C35"/>
    <w:rsid w:val="00BC0438"/>
    <w:rsid w:val="00BC08E6"/>
    <w:rsid w:val="00BC0A5D"/>
    <w:rsid w:val="00BC0A7A"/>
    <w:rsid w:val="00BC0B6E"/>
    <w:rsid w:val="00BC0F72"/>
    <w:rsid w:val="00BC0F8F"/>
    <w:rsid w:val="00BC1430"/>
    <w:rsid w:val="00BC14FA"/>
    <w:rsid w:val="00BC1668"/>
    <w:rsid w:val="00BC1939"/>
    <w:rsid w:val="00BC1AE0"/>
    <w:rsid w:val="00BC1BD9"/>
    <w:rsid w:val="00BC1FD3"/>
    <w:rsid w:val="00BC2656"/>
    <w:rsid w:val="00BC285A"/>
    <w:rsid w:val="00BC2989"/>
    <w:rsid w:val="00BC2AD4"/>
    <w:rsid w:val="00BC2C32"/>
    <w:rsid w:val="00BC2EF0"/>
    <w:rsid w:val="00BC3288"/>
    <w:rsid w:val="00BC3369"/>
    <w:rsid w:val="00BC35F6"/>
    <w:rsid w:val="00BC36AF"/>
    <w:rsid w:val="00BC3941"/>
    <w:rsid w:val="00BC39F5"/>
    <w:rsid w:val="00BC3E1D"/>
    <w:rsid w:val="00BC3E8A"/>
    <w:rsid w:val="00BC3F0C"/>
    <w:rsid w:val="00BC43BE"/>
    <w:rsid w:val="00BC4765"/>
    <w:rsid w:val="00BC4FEB"/>
    <w:rsid w:val="00BC506F"/>
    <w:rsid w:val="00BC534B"/>
    <w:rsid w:val="00BC5980"/>
    <w:rsid w:val="00BC5A45"/>
    <w:rsid w:val="00BC5B05"/>
    <w:rsid w:val="00BC5B97"/>
    <w:rsid w:val="00BC5BD5"/>
    <w:rsid w:val="00BC5CB9"/>
    <w:rsid w:val="00BC5E27"/>
    <w:rsid w:val="00BC5F82"/>
    <w:rsid w:val="00BC616A"/>
    <w:rsid w:val="00BC62E8"/>
    <w:rsid w:val="00BC6319"/>
    <w:rsid w:val="00BC634A"/>
    <w:rsid w:val="00BC6945"/>
    <w:rsid w:val="00BC6A02"/>
    <w:rsid w:val="00BC6A0A"/>
    <w:rsid w:val="00BC6C88"/>
    <w:rsid w:val="00BC6DBE"/>
    <w:rsid w:val="00BC6E30"/>
    <w:rsid w:val="00BC7761"/>
    <w:rsid w:val="00BC7821"/>
    <w:rsid w:val="00BC7890"/>
    <w:rsid w:val="00BC7AD0"/>
    <w:rsid w:val="00BC7C14"/>
    <w:rsid w:val="00BC7D5C"/>
    <w:rsid w:val="00BC7DAD"/>
    <w:rsid w:val="00BCE062"/>
    <w:rsid w:val="00BD0066"/>
    <w:rsid w:val="00BD034C"/>
    <w:rsid w:val="00BD03FA"/>
    <w:rsid w:val="00BD04D0"/>
    <w:rsid w:val="00BD0757"/>
    <w:rsid w:val="00BD0849"/>
    <w:rsid w:val="00BD0A47"/>
    <w:rsid w:val="00BD0AB2"/>
    <w:rsid w:val="00BD0B86"/>
    <w:rsid w:val="00BD0C3E"/>
    <w:rsid w:val="00BD1004"/>
    <w:rsid w:val="00BD12B1"/>
    <w:rsid w:val="00BD12EF"/>
    <w:rsid w:val="00BD15CF"/>
    <w:rsid w:val="00BD23F2"/>
    <w:rsid w:val="00BD2646"/>
    <w:rsid w:val="00BD266D"/>
    <w:rsid w:val="00BD3038"/>
    <w:rsid w:val="00BD319A"/>
    <w:rsid w:val="00BD31B3"/>
    <w:rsid w:val="00BD348B"/>
    <w:rsid w:val="00BD3515"/>
    <w:rsid w:val="00BD3706"/>
    <w:rsid w:val="00BD3885"/>
    <w:rsid w:val="00BD39B4"/>
    <w:rsid w:val="00BD3B14"/>
    <w:rsid w:val="00BD4112"/>
    <w:rsid w:val="00BD4171"/>
    <w:rsid w:val="00BD41E7"/>
    <w:rsid w:val="00BD44B1"/>
    <w:rsid w:val="00BD45D4"/>
    <w:rsid w:val="00BD472A"/>
    <w:rsid w:val="00BD4876"/>
    <w:rsid w:val="00BD4963"/>
    <w:rsid w:val="00BD5039"/>
    <w:rsid w:val="00BD507C"/>
    <w:rsid w:val="00BD5093"/>
    <w:rsid w:val="00BD511C"/>
    <w:rsid w:val="00BD519B"/>
    <w:rsid w:val="00BD524C"/>
    <w:rsid w:val="00BD5642"/>
    <w:rsid w:val="00BD5853"/>
    <w:rsid w:val="00BD597B"/>
    <w:rsid w:val="00BD5ABB"/>
    <w:rsid w:val="00BD5BC0"/>
    <w:rsid w:val="00BD5D87"/>
    <w:rsid w:val="00BD608D"/>
    <w:rsid w:val="00BD609C"/>
    <w:rsid w:val="00BD60CB"/>
    <w:rsid w:val="00BD66C3"/>
    <w:rsid w:val="00BD6877"/>
    <w:rsid w:val="00BD6B4F"/>
    <w:rsid w:val="00BD6D89"/>
    <w:rsid w:val="00BD6F78"/>
    <w:rsid w:val="00BD7224"/>
    <w:rsid w:val="00BD74D4"/>
    <w:rsid w:val="00BD755F"/>
    <w:rsid w:val="00BD7785"/>
    <w:rsid w:val="00BD7B32"/>
    <w:rsid w:val="00BD7EDF"/>
    <w:rsid w:val="00BD7F94"/>
    <w:rsid w:val="00BD7FC4"/>
    <w:rsid w:val="00BDEECC"/>
    <w:rsid w:val="00BE0262"/>
    <w:rsid w:val="00BE05E7"/>
    <w:rsid w:val="00BE086E"/>
    <w:rsid w:val="00BE0A65"/>
    <w:rsid w:val="00BE0B79"/>
    <w:rsid w:val="00BE1725"/>
    <w:rsid w:val="00BE18A7"/>
    <w:rsid w:val="00BE19E6"/>
    <w:rsid w:val="00BE1DA7"/>
    <w:rsid w:val="00BE1FCF"/>
    <w:rsid w:val="00BE201B"/>
    <w:rsid w:val="00BE22AE"/>
    <w:rsid w:val="00BE22F7"/>
    <w:rsid w:val="00BE2354"/>
    <w:rsid w:val="00BE239A"/>
    <w:rsid w:val="00BE2647"/>
    <w:rsid w:val="00BE26E1"/>
    <w:rsid w:val="00BE2CD4"/>
    <w:rsid w:val="00BE2F35"/>
    <w:rsid w:val="00BE2FA4"/>
    <w:rsid w:val="00BE308A"/>
    <w:rsid w:val="00BE349B"/>
    <w:rsid w:val="00BE350B"/>
    <w:rsid w:val="00BE3B49"/>
    <w:rsid w:val="00BE3E82"/>
    <w:rsid w:val="00BE3F64"/>
    <w:rsid w:val="00BE4253"/>
    <w:rsid w:val="00BE4394"/>
    <w:rsid w:val="00BE44A0"/>
    <w:rsid w:val="00BE4504"/>
    <w:rsid w:val="00BE480D"/>
    <w:rsid w:val="00BE4862"/>
    <w:rsid w:val="00BE4932"/>
    <w:rsid w:val="00BE4AA1"/>
    <w:rsid w:val="00BE4D47"/>
    <w:rsid w:val="00BE51B1"/>
    <w:rsid w:val="00BE51F7"/>
    <w:rsid w:val="00BE55B4"/>
    <w:rsid w:val="00BE5764"/>
    <w:rsid w:val="00BE5E2C"/>
    <w:rsid w:val="00BE5F8F"/>
    <w:rsid w:val="00BE62AE"/>
    <w:rsid w:val="00BE636F"/>
    <w:rsid w:val="00BE66D2"/>
    <w:rsid w:val="00BE6867"/>
    <w:rsid w:val="00BE693E"/>
    <w:rsid w:val="00BE6A07"/>
    <w:rsid w:val="00BE6BED"/>
    <w:rsid w:val="00BE6E4C"/>
    <w:rsid w:val="00BE6FA9"/>
    <w:rsid w:val="00BE71D1"/>
    <w:rsid w:val="00BE775F"/>
    <w:rsid w:val="00BF04BB"/>
    <w:rsid w:val="00BF0591"/>
    <w:rsid w:val="00BF0BAE"/>
    <w:rsid w:val="00BF0EB9"/>
    <w:rsid w:val="00BF0FF9"/>
    <w:rsid w:val="00BF11D6"/>
    <w:rsid w:val="00BF1677"/>
    <w:rsid w:val="00BF1754"/>
    <w:rsid w:val="00BF177D"/>
    <w:rsid w:val="00BF17CA"/>
    <w:rsid w:val="00BF1872"/>
    <w:rsid w:val="00BF19C4"/>
    <w:rsid w:val="00BF1E3A"/>
    <w:rsid w:val="00BF1F6A"/>
    <w:rsid w:val="00BF1FFA"/>
    <w:rsid w:val="00BF20CD"/>
    <w:rsid w:val="00BF234C"/>
    <w:rsid w:val="00BF2460"/>
    <w:rsid w:val="00BF25A0"/>
    <w:rsid w:val="00BF26DE"/>
    <w:rsid w:val="00BF2925"/>
    <w:rsid w:val="00BF2AD3"/>
    <w:rsid w:val="00BF2CA9"/>
    <w:rsid w:val="00BF2D88"/>
    <w:rsid w:val="00BF2DE4"/>
    <w:rsid w:val="00BF2E1E"/>
    <w:rsid w:val="00BF358B"/>
    <w:rsid w:val="00BF3591"/>
    <w:rsid w:val="00BF3637"/>
    <w:rsid w:val="00BF3826"/>
    <w:rsid w:val="00BF3CC3"/>
    <w:rsid w:val="00BF3D67"/>
    <w:rsid w:val="00BF3DA5"/>
    <w:rsid w:val="00BF3F0C"/>
    <w:rsid w:val="00BF4053"/>
    <w:rsid w:val="00BF43D5"/>
    <w:rsid w:val="00BF4871"/>
    <w:rsid w:val="00BF49AA"/>
    <w:rsid w:val="00BF4AA3"/>
    <w:rsid w:val="00BF4B24"/>
    <w:rsid w:val="00BF4BBC"/>
    <w:rsid w:val="00BF4BFE"/>
    <w:rsid w:val="00BF4E10"/>
    <w:rsid w:val="00BF51F1"/>
    <w:rsid w:val="00BF56BE"/>
    <w:rsid w:val="00BF5C8F"/>
    <w:rsid w:val="00BF5F2E"/>
    <w:rsid w:val="00BF60E1"/>
    <w:rsid w:val="00BF6228"/>
    <w:rsid w:val="00BF633C"/>
    <w:rsid w:val="00BF6509"/>
    <w:rsid w:val="00BF664A"/>
    <w:rsid w:val="00BF6AC5"/>
    <w:rsid w:val="00BF6F10"/>
    <w:rsid w:val="00BF7007"/>
    <w:rsid w:val="00BF7394"/>
    <w:rsid w:val="00BF787C"/>
    <w:rsid w:val="00BF7A0D"/>
    <w:rsid w:val="00BF7B44"/>
    <w:rsid w:val="00BF7C37"/>
    <w:rsid w:val="00BF7CBD"/>
    <w:rsid w:val="00BF7D54"/>
    <w:rsid w:val="00BFB98F"/>
    <w:rsid w:val="00C00206"/>
    <w:rsid w:val="00C002A1"/>
    <w:rsid w:val="00C0043C"/>
    <w:rsid w:val="00C00531"/>
    <w:rsid w:val="00C005FF"/>
    <w:rsid w:val="00C0063A"/>
    <w:rsid w:val="00C00710"/>
    <w:rsid w:val="00C009DB"/>
    <w:rsid w:val="00C00BB2"/>
    <w:rsid w:val="00C00DB2"/>
    <w:rsid w:val="00C00E32"/>
    <w:rsid w:val="00C00FBC"/>
    <w:rsid w:val="00C01206"/>
    <w:rsid w:val="00C013DE"/>
    <w:rsid w:val="00C018B0"/>
    <w:rsid w:val="00C01BC3"/>
    <w:rsid w:val="00C0228C"/>
    <w:rsid w:val="00C02367"/>
    <w:rsid w:val="00C024D1"/>
    <w:rsid w:val="00C02590"/>
    <w:rsid w:val="00C02848"/>
    <w:rsid w:val="00C028C8"/>
    <w:rsid w:val="00C029E9"/>
    <w:rsid w:val="00C02C40"/>
    <w:rsid w:val="00C02F14"/>
    <w:rsid w:val="00C03027"/>
    <w:rsid w:val="00C030CE"/>
    <w:rsid w:val="00C03276"/>
    <w:rsid w:val="00C0399D"/>
    <w:rsid w:val="00C03BA5"/>
    <w:rsid w:val="00C0438F"/>
    <w:rsid w:val="00C0463D"/>
    <w:rsid w:val="00C047A1"/>
    <w:rsid w:val="00C055EF"/>
    <w:rsid w:val="00C057A8"/>
    <w:rsid w:val="00C0582B"/>
    <w:rsid w:val="00C058AE"/>
    <w:rsid w:val="00C05944"/>
    <w:rsid w:val="00C05E6F"/>
    <w:rsid w:val="00C05F0E"/>
    <w:rsid w:val="00C05F71"/>
    <w:rsid w:val="00C066E2"/>
    <w:rsid w:val="00C06970"/>
    <w:rsid w:val="00C0704D"/>
    <w:rsid w:val="00C074DC"/>
    <w:rsid w:val="00C07BA4"/>
    <w:rsid w:val="00C07F27"/>
    <w:rsid w:val="00C1043E"/>
    <w:rsid w:val="00C105C3"/>
    <w:rsid w:val="00C10D62"/>
    <w:rsid w:val="00C10DAE"/>
    <w:rsid w:val="00C10F6B"/>
    <w:rsid w:val="00C1127D"/>
    <w:rsid w:val="00C113BD"/>
    <w:rsid w:val="00C11637"/>
    <w:rsid w:val="00C11743"/>
    <w:rsid w:val="00C11D59"/>
    <w:rsid w:val="00C11FA4"/>
    <w:rsid w:val="00C12198"/>
    <w:rsid w:val="00C121CA"/>
    <w:rsid w:val="00C1258E"/>
    <w:rsid w:val="00C128A1"/>
    <w:rsid w:val="00C12A52"/>
    <w:rsid w:val="00C12BC3"/>
    <w:rsid w:val="00C12CE0"/>
    <w:rsid w:val="00C12D89"/>
    <w:rsid w:val="00C13727"/>
    <w:rsid w:val="00C13A35"/>
    <w:rsid w:val="00C13AA4"/>
    <w:rsid w:val="00C13C9D"/>
    <w:rsid w:val="00C13CF5"/>
    <w:rsid w:val="00C13E0E"/>
    <w:rsid w:val="00C140D9"/>
    <w:rsid w:val="00C142E4"/>
    <w:rsid w:val="00C14A2D"/>
    <w:rsid w:val="00C14BF9"/>
    <w:rsid w:val="00C14CC2"/>
    <w:rsid w:val="00C15001"/>
    <w:rsid w:val="00C1538F"/>
    <w:rsid w:val="00C1558D"/>
    <w:rsid w:val="00C1565D"/>
    <w:rsid w:val="00C15944"/>
    <w:rsid w:val="00C159CA"/>
    <w:rsid w:val="00C15AEC"/>
    <w:rsid w:val="00C15DE0"/>
    <w:rsid w:val="00C15EA2"/>
    <w:rsid w:val="00C15F61"/>
    <w:rsid w:val="00C160F3"/>
    <w:rsid w:val="00C1653F"/>
    <w:rsid w:val="00C16546"/>
    <w:rsid w:val="00C16A2A"/>
    <w:rsid w:val="00C16D65"/>
    <w:rsid w:val="00C16DE1"/>
    <w:rsid w:val="00C170FB"/>
    <w:rsid w:val="00C1715E"/>
    <w:rsid w:val="00C17514"/>
    <w:rsid w:val="00C1755F"/>
    <w:rsid w:val="00C178AB"/>
    <w:rsid w:val="00C17C1A"/>
    <w:rsid w:val="00C203CF"/>
    <w:rsid w:val="00C204DE"/>
    <w:rsid w:val="00C205B1"/>
    <w:rsid w:val="00C20AFA"/>
    <w:rsid w:val="00C20F7A"/>
    <w:rsid w:val="00C21129"/>
    <w:rsid w:val="00C21868"/>
    <w:rsid w:val="00C21901"/>
    <w:rsid w:val="00C21967"/>
    <w:rsid w:val="00C21AB2"/>
    <w:rsid w:val="00C21EF7"/>
    <w:rsid w:val="00C21FDF"/>
    <w:rsid w:val="00C2205E"/>
    <w:rsid w:val="00C2207F"/>
    <w:rsid w:val="00C22209"/>
    <w:rsid w:val="00C22306"/>
    <w:rsid w:val="00C22375"/>
    <w:rsid w:val="00C224E5"/>
    <w:rsid w:val="00C226A6"/>
    <w:rsid w:val="00C22777"/>
    <w:rsid w:val="00C2279E"/>
    <w:rsid w:val="00C22944"/>
    <w:rsid w:val="00C22A23"/>
    <w:rsid w:val="00C22C1D"/>
    <w:rsid w:val="00C231ED"/>
    <w:rsid w:val="00C23418"/>
    <w:rsid w:val="00C23437"/>
    <w:rsid w:val="00C235A9"/>
    <w:rsid w:val="00C236F1"/>
    <w:rsid w:val="00C237AE"/>
    <w:rsid w:val="00C2389F"/>
    <w:rsid w:val="00C23A46"/>
    <w:rsid w:val="00C23F16"/>
    <w:rsid w:val="00C243EF"/>
    <w:rsid w:val="00C24628"/>
    <w:rsid w:val="00C247C4"/>
    <w:rsid w:val="00C24B80"/>
    <w:rsid w:val="00C24B84"/>
    <w:rsid w:val="00C24BF0"/>
    <w:rsid w:val="00C24C6E"/>
    <w:rsid w:val="00C2515B"/>
    <w:rsid w:val="00C25482"/>
    <w:rsid w:val="00C2554E"/>
    <w:rsid w:val="00C2561D"/>
    <w:rsid w:val="00C25AE7"/>
    <w:rsid w:val="00C25C8F"/>
    <w:rsid w:val="00C25DFB"/>
    <w:rsid w:val="00C25E31"/>
    <w:rsid w:val="00C25F96"/>
    <w:rsid w:val="00C26443"/>
    <w:rsid w:val="00C264C4"/>
    <w:rsid w:val="00C26864"/>
    <w:rsid w:val="00C26A03"/>
    <w:rsid w:val="00C2747A"/>
    <w:rsid w:val="00C27D53"/>
    <w:rsid w:val="00C27E9D"/>
    <w:rsid w:val="00C27F09"/>
    <w:rsid w:val="00C3017C"/>
    <w:rsid w:val="00C306BA"/>
    <w:rsid w:val="00C308EF"/>
    <w:rsid w:val="00C30A1F"/>
    <w:rsid w:val="00C30B2D"/>
    <w:rsid w:val="00C312A8"/>
    <w:rsid w:val="00C312CC"/>
    <w:rsid w:val="00C318CF"/>
    <w:rsid w:val="00C3194F"/>
    <w:rsid w:val="00C31EEA"/>
    <w:rsid w:val="00C32752"/>
    <w:rsid w:val="00C329BE"/>
    <w:rsid w:val="00C32C82"/>
    <w:rsid w:val="00C32F4E"/>
    <w:rsid w:val="00C334C4"/>
    <w:rsid w:val="00C3369B"/>
    <w:rsid w:val="00C33A88"/>
    <w:rsid w:val="00C33AA5"/>
    <w:rsid w:val="00C33DAD"/>
    <w:rsid w:val="00C33F3D"/>
    <w:rsid w:val="00C340EA"/>
    <w:rsid w:val="00C342E4"/>
    <w:rsid w:val="00C345B4"/>
    <w:rsid w:val="00C3479A"/>
    <w:rsid w:val="00C3484C"/>
    <w:rsid w:val="00C348FA"/>
    <w:rsid w:val="00C34983"/>
    <w:rsid w:val="00C353DC"/>
    <w:rsid w:val="00C35498"/>
    <w:rsid w:val="00C3557B"/>
    <w:rsid w:val="00C356BA"/>
    <w:rsid w:val="00C35821"/>
    <w:rsid w:val="00C359A6"/>
    <w:rsid w:val="00C359AF"/>
    <w:rsid w:val="00C35A93"/>
    <w:rsid w:val="00C35DC2"/>
    <w:rsid w:val="00C35E08"/>
    <w:rsid w:val="00C35ECB"/>
    <w:rsid w:val="00C3628B"/>
    <w:rsid w:val="00C364B1"/>
    <w:rsid w:val="00C364E5"/>
    <w:rsid w:val="00C369A0"/>
    <w:rsid w:val="00C369E7"/>
    <w:rsid w:val="00C36A1A"/>
    <w:rsid w:val="00C36A80"/>
    <w:rsid w:val="00C36B42"/>
    <w:rsid w:val="00C36CFF"/>
    <w:rsid w:val="00C36D1A"/>
    <w:rsid w:val="00C36E12"/>
    <w:rsid w:val="00C37421"/>
    <w:rsid w:val="00C374A0"/>
    <w:rsid w:val="00C3755F"/>
    <w:rsid w:val="00C377A7"/>
    <w:rsid w:val="00C377DC"/>
    <w:rsid w:val="00C37A6D"/>
    <w:rsid w:val="00C37C45"/>
    <w:rsid w:val="00C37C89"/>
    <w:rsid w:val="00C37F13"/>
    <w:rsid w:val="00C400B9"/>
    <w:rsid w:val="00C4045A"/>
    <w:rsid w:val="00C40582"/>
    <w:rsid w:val="00C4059E"/>
    <w:rsid w:val="00C405AA"/>
    <w:rsid w:val="00C40665"/>
    <w:rsid w:val="00C407EC"/>
    <w:rsid w:val="00C4090F"/>
    <w:rsid w:val="00C40B3A"/>
    <w:rsid w:val="00C40E82"/>
    <w:rsid w:val="00C416A6"/>
    <w:rsid w:val="00C4178D"/>
    <w:rsid w:val="00C41895"/>
    <w:rsid w:val="00C41902"/>
    <w:rsid w:val="00C41936"/>
    <w:rsid w:val="00C41BE4"/>
    <w:rsid w:val="00C41FA0"/>
    <w:rsid w:val="00C42192"/>
    <w:rsid w:val="00C42307"/>
    <w:rsid w:val="00C423FC"/>
    <w:rsid w:val="00C42585"/>
    <w:rsid w:val="00C427C0"/>
    <w:rsid w:val="00C42937"/>
    <w:rsid w:val="00C42A3D"/>
    <w:rsid w:val="00C42E41"/>
    <w:rsid w:val="00C42F9A"/>
    <w:rsid w:val="00C4352E"/>
    <w:rsid w:val="00C435F3"/>
    <w:rsid w:val="00C43641"/>
    <w:rsid w:val="00C43742"/>
    <w:rsid w:val="00C43B8C"/>
    <w:rsid w:val="00C43F15"/>
    <w:rsid w:val="00C4403C"/>
    <w:rsid w:val="00C441EC"/>
    <w:rsid w:val="00C442E5"/>
    <w:rsid w:val="00C443C8"/>
    <w:rsid w:val="00C4449F"/>
    <w:rsid w:val="00C447DA"/>
    <w:rsid w:val="00C44E8A"/>
    <w:rsid w:val="00C4567A"/>
    <w:rsid w:val="00C4578B"/>
    <w:rsid w:val="00C46054"/>
    <w:rsid w:val="00C46349"/>
    <w:rsid w:val="00C46A3B"/>
    <w:rsid w:val="00C470B0"/>
    <w:rsid w:val="00C47BE7"/>
    <w:rsid w:val="00C47F39"/>
    <w:rsid w:val="00C4CAC3"/>
    <w:rsid w:val="00C50441"/>
    <w:rsid w:val="00C50686"/>
    <w:rsid w:val="00C50894"/>
    <w:rsid w:val="00C50BF5"/>
    <w:rsid w:val="00C510AC"/>
    <w:rsid w:val="00C518DE"/>
    <w:rsid w:val="00C51A75"/>
    <w:rsid w:val="00C51DDA"/>
    <w:rsid w:val="00C520C3"/>
    <w:rsid w:val="00C521C5"/>
    <w:rsid w:val="00C5229D"/>
    <w:rsid w:val="00C523FC"/>
    <w:rsid w:val="00C525C9"/>
    <w:rsid w:val="00C52741"/>
    <w:rsid w:val="00C5284C"/>
    <w:rsid w:val="00C5290C"/>
    <w:rsid w:val="00C534B0"/>
    <w:rsid w:val="00C53610"/>
    <w:rsid w:val="00C5378A"/>
    <w:rsid w:val="00C53908"/>
    <w:rsid w:val="00C5398D"/>
    <w:rsid w:val="00C53B65"/>
    <w:rsid w:val="00C53D82"/>
    <w:rsid w:val="00C544AF"/>
    <w:rsid w:val="00C54700"/>
    <w:rsid w:val="00C547CF"/>
    <w:rsid w:val="00C547FF"/>
    <w:rsid w:val="00C5481A"/>
    <w:rsid w:val="00C5489D"/>
    <w:rsid w:val="00C54A2D"/>
    <w:rsid w:val="00C54B5E"/>
    <w:rsid w:val="00C54E5C"/>
    <w:rsid w:val="00C54F78"/>
    <w:rsid w:val="00C550D0"/>
    <w:rsid w:val="00C5517C"/>
    <w:rsid w:val="00C5538C"/>
    <w:rsid w:val="00C55BC0"/>
    <w:rsid w:val="00C55F82"/>
    <w:rsid w:val="00C56042"/>
    <w:rsid w:val="00C560C6"/>
    <w:rsid w:val="00C56256"/>
    <w:rsid w:val="00C562FD"/>
    <w:rsid w:val="00C56331"/>
    <w:rsid w:val="00C56628"/>
    <w:rsid w:val="00C56739"/>
    <w:rsid w:val="00C56A88"/>
    <w:rsid w:val="00C56B0B"/>
    <w:rsid w:val="00C56B61"/>
    <w:rsid w:val="00C56C16"/>
    <w:rsid w:val="00C56C21"/>
    <w:rsid w:val="00C56FF7"/>
    <w:rsid w:val="00C57630"/>
    <w:rsid w:val="00C57666"/>
    <w:rsid w:val="00C57680"/>
    <w:rsid w:val="00C57817"/>
    <w:rsid w:val="00C5785C"/>
    <w:rsid w:val="00C57B6D"/>
    <w:rsid w:val="00C60062"/>
    <w:rsid w:val="00C6035A"/>
    <w:rsid w:val="00C6061F"/>
    <w:rsid w:val="00C606D0"/>
    <w:rsid w:val="00C60763"/>
    <w:rsid w:val="00C609FB"/>
    <w:rsid w:val="00C60C11"/>
    <w:rsid w:val="00C60C95"/>
    <w:rsid w:val="00C60DE5"/>
    <w:rsid w:val="00C60FE9"/>
    <w:rsid w:val="00C61008"/>
    <w:rsid w:val="00C611C6"/>
    <w:rsid w:val="00C61408"/>
    <w:rsid w:val="00C614A6"/>
    <w:rsid w:val="00C619FC"/>
    <w:rsid w:val="00C61D86"/>
    <w:rsid w:val="00C61E5A"/>
    <w:rsid w:val="00C620B8"/>
    <w:rsid w:val="00C6222A"/>
    <w:rsid w:val="00C6248F"/>
    <w:rsid w:val="00C62C3E"/>
    <w:rsid w:val="00C63006"/>
    <w:rsid w:val="00C6333D"/>
    <w:rsid w:val="00C635B7"/>
    <w:rsid w:val="00C63977"/>
    <w:rsid w:val="00C63B95"/>
    <w:rsid w:val="00C63BD8"/>
    <w:rsid w:val="00C63EFF"/>
    <w:rsid w:val="00C64006"/>
    <w:rsid w:val="00C6401B"/>
    <w:rsid w:val="00C644E9"/>
    <w:rsid w:val="00C64513"/>
    <w:rsid w:val="00C6481A"/>
    <w:rsid w:val="00C649D9"/>
    <w:rsid w:val="00C64A32"/>
    <w:rsid w:val="00C64A99"/>
    <w:rsid w:val="00C64BEE"/>
    <w:rsid w:val="00C64CEC"/>
    <w:rsid w:val="00C64F0F"/>
    <w:rsid w:val="00C64F2D"/>
    <w:rsid w:val="00C65083"/>
    <w:rsid w:val="00C65141"/>
    <w:rsid w:val="00C65255"/>
    <w:rsid w:val="00C6530C"/>
    <w:rsid w:val="00C6540C"/>
    <w:rsid w:val="00C6541A"/>
    <w:rsid w:val="00C655DF"/>
    <w:rsid w:val="00C65626"/>
    <w:rsid w:val="00C6564C"/>
    <w:rsid w:val="00C65BD8"/>
    <w:rsid w:val="00C65C4A"/>
    <w:rsid w:val="00C66131"/>
    <w:rsid w:val="00C66202"/>
    <w:rsid w:val="00C66236"/>
    <w:rsid w:val="00C666AD"/>
    <w:rsid w:val="00C66AA9"/>
    <w:rsid w:val="00C66B0C"/>
    <w:rsid w:val="00C66D63"/>
    <w:rsid w:val="00C66ECF"/>
    <w:rsid w:val="00C67497"/>
    <w:rsid w:val="00C679B2"/>
    <w:rsid w:val="00C67B78"/>
    <w:rsid w:val="00C67CA1"/>
    <w:rsid w:val="00C67ED6"/>
    <w:rsid w:val="00C706D7"/>
    <w:rsid w:val="00C7086D"/>
    <w:rsid w:val="00C70ECC"/>
    <w:rsid w:val="00C711E3"/>
    <w:rsid w:val="00C71354"/>
    <w:rsid w:val="00C714C3"/>
    <w:rsid w:val="00C716CC"/>
    <w:rsid w:val="00C717E3"/>
    <w:rsid w:val="00C71997"/>
    <w:rsid w:val="00C71DFA"/>
    <w:rsid w:val="00C71F39"/>
    <w:rsid w:val="00C71FAD"/>
    <w:rsid w:val="00C72050"/>
    <w:rsid w:val="00C72060"/>
    <w:rsid w:val="00C7251D"/>
    <w:rsid w:val="00C72C1D"/>
    <w:rsid w:val="00C72DD0"/>
    <w:rsid w:val="00C72F0C"/>
    <w:rsid w:val="00C73235"/>
    <w:rsid w:val="00C733CA"/>
    <w:rsid w:val="00C73408"/>
    <w:rsid w:val="00C73546"/>
    <w:rsid w:val="00C735FC"/>
    <w:rsid w:val="00C73646"/>
    <w:rsid w:val="00C73A41"/>
    <w:rsid w:val="00C73B12"/>
    <w:rsid w:val="00C73BD6"/>
    <w:rsid w:val="00C73E01"/>
    <w:rsid w:val="00C73EBC"/>
    <w:rsid w:val="00C73F84"/>
    <w:rsid w:val="00C74090"/>
    <w:rsid w:val="00C7421C"/>
    <w:rsid w:val="00C7438F"/>
    <w:rsid w:val="00C74591"/>
    <w:rsid w:val="00C746E6"/>
    <w:rsid w:val="00C7479C"/>
    <w:rsid w:val="00C749B1"/>
    <w:rsid w:val="00C74A9C"/>
    <w:rsid w:val="00C74B74"/>
    <w:rsid w:val="00C753FB"/>
    <w:rsid w:val="00C75583"/>
    <w:rsid w:val="00C75678"/>
    <w:rsid w:val="00C7580B"/>
    <w:rsid w:val="00C75EAD"/>
    <w:rsid w:val="00C75F33"/>
    <w:rsid w:val="00C762C3"/>
    <w:rsid w:val="00C7665F"/>
    <w:rsid w:val="00C76AD2"/>
    <w:rsid w:val="00C76F91"/>
    <w:rsid w:val="00C76FF8"/>
    <w:rsid w:val="00C773BF"/>
    <w:rsid w:val="00C7742E"/>
    <w:rsid w:val="00C77638"/>
    <w:rsid w:val="00C77C0F"/>
    <w:rsid w:val="00C800C6"/>
    <w:rsid w:val="00C804A7"/>
    <w:rsid w:val="00C809A1"/>
    <w:rsid w:val="00C80A48"/>
    <w:rsid w:val="00C80AA8"/>
    <w:rsid w:val="00C80AAF"/>
    <w:rsid w:val="00C80BDA"/>
    <w:rsid w:val="00C80C7E"/>
    <w:rsid w:val="00C8103A"/>
    <w:rsid w:val="00C81336"/>
    <w:rsid w:val="00C81489"/>
    <w:rsid w:val="00C81528"/>
    <w:rsid w:val="00C81B71"/>
    <w:rsid w:val="00C81D10"/>
    <w:rsid w:val="00C81D33"/>
    <w:rsid w:val="00C81EB5"/>
    <w:rsid w:val="00C81EF0"/>
    <w:rsid w:val="00C81F01"/>
    <w:rsid w:val="00C82568"/>
    <w:rsid w:val="00C825D6"/>
    <w:rsid w:val="00C82A45"/>
    <w:rsid w:val="00C82B5D"/>
    <w:rsid w:val="00C834B2"/>
    <w:rsid w:val="00C834E5"/>
    <w:rsid w:val="00C835BF"/>
    <w:rsid w:val="00C8361D"/>
    <w:rsid w:val="00C83856"/>
    <w:rsid w:val="00C8395F"/>
    <w:rsid w:val="00C839D6"/>
    <w:rsid w:val="00C83BB2"/>
    <w:rsid w:val="00C83C1C"/>
    <w:rsid w:val="00C83DC8"/>
    <w:rsid w:val="00C83F0D"/>
    <w:rsid w:val="00C8401F"/>
    <w:rsid w:val="00C840AE"/>
    <w:rsid w:val="00C840CC"/>
    <w:rsid w:val="00C84647"/>
    <w:rsid w:val="00C84748"/>
    <w:rsid w:val="00C84846"/>
    <w:rsid w:val="00C84B78"/>
    <w:rsid w:val="00C84B9C"/>
    <w:rsid w:val="00C84C65"/>
    <w:rsid w:val="00C84DCA"/>
    <w:rsid w:val="00C84EA2"/>
    <w:rsid w:val="00C85595"/>
    <w:rsid w:val="00C85618"/>
    <w:rsid w:val="00C85AF4"/>
    <w:rsid w:val="00C85B04"/>
    <w:rsid w:val="00C85FED"/>
    <w:rsid w:val="00C86074"/>
    <w:rsid w:val="00C86075"/>
    <w:rsid w:val="00C8625A"/>
    <w:rsid w:val="00C862EC"/>
    <w:rsid w:val="00C863B8"/>
    <w:rsid w:val="00C86478"/>
    <w:rsid w:val="00C8674A"/>
    <w:rsid w:val="00C86A1E"/>
    <w:rsid w:val="00C86A9E"/>
    <w:rsid w:val="00C86AB6"/>
    <w:rsid w:val="00C86C80"/>
    <w:rsid w:val="00C8768E"/>
    <w:rsid w:val="00C876A4"/>
    <w:rsid w:val="00C87AEC"/>
    <w:rsid w:val="00C87E0D"/>
    <w:rsid w:val="00C87E3E"/>
    <w:rsid w:val="00C90253"/>
    <w:rsid w:val="00C904B8"/>
    <w:rsid w:val="00C90823"/>
    <w:rsid w:val="00C908EF"/>
    <w:rsid w:val="00C90EB7"/>
    <w:rsid w:val="00C90F5F"/>
    <w:rsid w:val="00C911E1"/>
    <w:rsid w:val="00C91682"/>
    <w:rsid w:val="00C91843"/>
    <w:rsid w:val="00C91B14"/>
    <w:rsid w:val="00C91B53"/>
    <w:rsid w:val="00C91F35"/>
    <w:rsid w:val="00C91FCD"/>
    <w:rsid w:val="00C9235E"/>
    <w:rsid w:val="00C9240C"/>
    <w:rsid w:val="00C92596"/>
    <w:rsid w:val="00C925DC"/>
    <w:rsid w:val="00C92783"/>
    <w:rsid w:val="00C92E6A"/>
    <w:rsid w:val="00C92F8D"/>
    <w:rsid w:val="00C92FC9"/>
    <w:rsid w:val="00C9375E"/>
    <w:rsid w:val="00C93A21"/>
    <w:rsid w:val="00C93B57"/>
    <w:rsid w:val="00C93BB3"/>
    <w:rsid w:val="00C93EAC"/>
    <w:rsid w:val="00C9414E"/>
    <w:rsid w:val="00C94601"/>
    <w:rsid w:val="00C9465B"/>
    <w:rsid w:val="00C94CB7"/>
    <w:rsid w:val="00C94F03"/>
    <w:rsid w:val="00C95459"/>
    <w:rsid w:val="00C9549B"/>
    <w:rsid w:val="00C954E1"/>
    <w:rsid w:val="00C959D8"/>
    <w:rsid w:val="00C95AEC"/>
    <w:rsid w:val="00C95AF7"/>
    <w:rsid w:val="00C95C59"/>
    <w:rsid w:val="00C95CA3"/>
    <w:rsid w:val="00C96127"/>
    <w:rsid w:val="00C9663F"/>
    <w:rsid w:val="00C9728A"/>
    <w:rsid w:val="00C97B5D"/>
    <w:rsid w:val="00C97C64"/>
    <w:rsid w:val="00C97FFA"/>
    <w:rsid w:val="00CA007F"/>
    <w:rsid w:val="00CA095A"/>
    <w:rsid w:val="00CA0CD4"/>
    <w:rsid w:val="00CA10DB"/>
    <w:rsid w:val="00CA1147"/>
    <w:rsid w:val="00CA14EF"/>
    <w:rsid w:val="00CA20F5"/>
    <w:rsid w:val="00CA221B"/>
    <w:rsid w:val="00CA23C4"/>
    <w:rsid w:val="00CA2970"/>
    <w:rsid w:val="00CA305B"/>
    <w:rsid w:val="00CA30F5"/>
    <w:rsid w:val="00CA3518"/>
    <w:rsid w:val="00CA35B2"/>
    <w:rsid w:val="00CA35E7"/>
    <w:rsid w:val="00CA36A8"/>
    <w:rsid w:val="00CA378A"/>
    <w:rsid w:val="00CA3F98"/>
    <w:rsid w:val="00CA3FC4"/>
    <w:rsid w:val="00CA42A1"/>
    <w:rsid w:val="00CA4356"/>
    <w:rsid w:val="00CA43D6"/>
    <w:rsid w:val="00CA454D"/>
    <w:rsid w:val="00CA4A74"/>
    <w:rsid w:val="00CA4AE5"/>
    <w:rsid w:val="00CA4D2D"/>
    <w:rsid w:val="00CA4DB9"/>
    <w:rsid w:val="00CA4EEA"/>
    <w:rsid w:val="00CA5578"/>
    <w:rsid w:val="00CA59E3"/>
    <w:rsid w:val="00CA5B28"/>
    <w:rsid w:val="00CA5DAF"/>
    <w:rsid w:val="00CA6B98"/>
    <w:rsid w:val="00CA70F0"/>
    <w:rsid w:val="00CA724E"/>
    <w:rsid w:val="00CA72AC"/>
    <w:rsid w:val="00CA73C9"/>
    <w:rsid w:val="00CA746F"/>
    <w:rsid w:val="00CB0542"/>
    <w:rsid w:val="00CB072E"/>
    <w:rsid w:val="00CB0A8F"/>
    <w:rsid w:val="00CB0AD2"/>
    <w:rsid w:val="00CB0B4C"/>
    <w:rsid w:val="00CB0ECD"/>
    <w:rsid w:val="00CB1354"/>
    <w:rsid w:val="00CB17FB"/>
    <w:rsid w:val="00CB198B"/>
    <w:rsid w:val="00CB1DB9"/>
    <w:rsid w:val="00CB1E89"/>
    <w:rsid w:val="00CB27F7"/>
    <w:rsid w:val="00CB2C36"/>
    <w:rsid w:val="00CB31DB"/>
    <w:rsid w:val="00CB3339"/>
    <w:rsid w:val="00CB33AD"/>
    <w:rsid w:val="00CB33EF"/>
    <w:rsid w:val="00CB35D1"/>
    <w:rsid w:val="00CB35EE"/>
    <w:rsid w:val="00CB392D"/>
    <w:rsid w:val="00CB3E04"/>
    <w:rsid w:val="00CB3F6B"/>
    <w:rsid w:val="00CB40C8"/>
    <w:rsid w:val="00CB4460"/>
    <w:rsid w:val="00CB4B6A"/>
    <w:rsid w:val="00CB4DF4"/>
    <w:rsid w:val="00CB4E73"/>
    <w:rsid w:val="00CB4E7C"/>
    <w:rsid w:val="00CB4F16"/>
    <w:rsid w:val="00CB5020"/>
    <w:rsid w:val="00CB504C"/>
    <w:rsid w:val="00CB5112"/>
    <w:rsid w:val="00CB548F"/>
    <w:rsid w:val="00CB5700"/>
    <w:rsid w:val="00CB57A8"/>
    <w:rsid w:val="00CB5A39"/>
    <w:rsid w:val="00CB5DD7"/>
    <w:rsid w:val="00CB6002"/>
    <w:rsid w:val="00CB60DD"/>
    <w:rsid w:val="00CB637A"/>
    <w:rsid w:val="00CB64B2"/>
    <w:rsid w:val="00CB6582"/>
    <w:rsid w:val="00CB67DB"/>
    <w:rsid w:val="00CB6A9C"/>
    <w:rsid w:val="00CB6B36"/>
    <w:rsid w:val="00CB6E51"/>
    <w:rsid w:val="00CB72C4"/>
    <w:rsid w:val="00CB748C"/>
    <w:rsid w:val="00CB7516"/>
    <w:rsid w:val="00CB7B30"/>
    <w:rsid w:val="00CB7B47"/>
    <w:rsid w:val="00CB7EAB"/>
    <w:rsid w:val="00CC0A9B"/>
    <w:rsid w:val="00CC0DB4"/>
    <w:rsid w:val="00CC0E1F"/>
    <w:rsid w:val="00CC0FE8"/>
    <w:rsid w:val="00CC1130"/>
    <w:rsid w:val="00CC16C1"/>
    <w:rsid w:val="00CC1700"/>
    <w:rsid w:val="00CC1B12"/>
    <w:rsid w:val="00CC20EF"/>
    <w:rsid w:val="00CC26B5"/>
    <w:rsid w:val="00CC2839"/>
    <w:rsid w:val="00CC284D"/>
    <w:rsid w:val="00CC2CDC"/>
    <w:rsid w:val="00CC2EAA"/>
    <w:rsid w:val="00CC2EB9"/>
    <w:rsid w:val="00CC3075"/>
    <w:rsid w:val="00CC32D9"/>
    <w:rsid w:val="00CC3319"/>
    <w:rsid w:val="00CC342C"/>
    <w:rsid w:val="00CC3917"/>
    <w:rsid w:val="00CC4262"/>
    <w:rsid w:val="00CC437C"/>
    <w:rsid w:val="00CC43FE"/>
    <w:rsid w:val="00CC47A4"/>
    <w:rsid w:val="00CC4877"/>
    <w:rsid w:val="00CC4AF9"/>
    <w:rsid w:val="00CC4C34"/>
    <w:rsid w:val="00CC51D7"/>
    <w:rsid w:val="00CC5263"/>
    <w:rsid w:val="00CC57C0"/>
    <w:rsid w:val="00CC5888"/>
    <w:rsid w:val="00CC5C0E"/>
    <w:rsid w:val="00CC5C31"/>
    <w:rsid w:val="00CC5E0B"/>
    <w:rsid w:val="00CC5E8B"/>
    <w:rsid w:val="00CC5EF3"/>
    <w:rsid w:val="00CC63E4"/>
    <w:rsid w:val="00CC6451"/>
    <w:rsid w:val="00CC6866"/>
    <w:rsid w:val="00CC688A"/>
    <w:rsid w:val="00CC6A6D"/>
    <w:rsid w:val="00CC6A82"/>
    <w:rsid w:val="00CC6C9E"/>
    <w:rsid w:val="00CC6D52"/>
    <w:rsid w:val="00CC6E2A"/>
    <w:rsid w:val="00CC7210"/>
    <w:rsid w:val="00CC7357"/>
    <w:rsid w:val="00CC74EA"/>
    <w:rsid w:val="00CC75CF"/>
    <w:rsid w:val="00CC76C4"/>
    <w:rsid w:val="00CC7796"/>
    <w:rsid w:val="00CC783C"/>
    <w:rsid w:val="00CC793B"/>
    <w:rsid w:val="00CC7EF7"/>
    <w:rsid w:val="00CD0602"/>
    <w:rsid w:val="00CD0687"/>
    <w:rsid w:val="00CD09BC"/>
    <w:rsid w:val="00CD0B38"/>
    <w:rsid w:val="00CD0CD8"/>
    <w:rsid w:val="00CD0D97"/>
    <w:rsid w:val="00CD0F44"/>
    <w:rsid w:val="00CD0F58"/>
    <w:rsid w:val="00CD180E"/>
    <w:rsid w:val="00CD1890"/>
    <w:rsid w:val="00CD192C"/>
    <w:rsid w:val="00CD1A84"/>
    <w:rsid w:val="00CD1CA1"/>
    <w:rsid w:val="00CD1F92"/>
    <w:rsid w:val="00CD2082"/>
    <w:rsid w:val="00CD253C"/>
    <w:rsid w:val="00CD25E1"/>
    <w:rsid w:val="00CD26F8"/>
    <w:rsid w:val="00CD279C"/>
    <w:rsid w:val="00CD2A4E"/>
    <w:rsid w:val="00CD2CB8"/>
    <w:rsid w:val="00CD2D61"/>
    <w:rsid w:val="00CD2FD7"/>
    <w:rsid w:val="00CD3348"/>
    <w:rsid w:val="00CD3618"/>
    <w:rsid w:val="00CD370F"/>
    <w:rsid w:val="00CD3AFF"/>
    <w:rsid w:val="00CD3B62"/>
    <w:rsid w:val="00CD3BEE"/>
    <w:rsid w:val="00CD3C48"/>
    <w:rsid w:val="00CD44C9"/>
    <w:rsid w:val="00CD455D"/>
    <w:rsid w:val="00CD4963"/>
    <w:rsid w:val="00CD49B4"/>
    <w:rsid w:val="00CD49BC"/>
    <w:rsid w:val="00CD4B5B"/>
    <w:rsid w:val="00CD4BB9"/>
    <w:rsid w:val="00CD4D46"/>
    <w:rsid w:val="00CD4E78"/>
    <w:rsid w:val="00CD4F6A"/>
    <w:rsid w:val="00CD5457"/>
    <w:rsid w:val="00CD55D2"/>
    <w:rsid w:val="00CD5707"/>
    <w:rsid w:val="00CD58AF"/>
    <w:rsid w:val="00CD5F32"/>
    <w:rsid w:val="00CD667C"/>
    <w:rsid w:val="00CD6861"/>
    <w:rsid w:val="00CD6935"/>
    <w:rsid w:val="00CD6A2A"/>
    <w:rsid w:val="00CD6BF4"/>
    <w:rsid w:val="00CD6C40"/>
    <w:rsid w:val="00CD6E68"/>
    <w:rsid w:val="00CD6FD0"/>
    <w:rsid w:val="00CD703B"/>
    <w:rsid w:val="00CD7260"/>
    <w:rsid w:val="00CD72FB"/>
    <w:rsid w:val="00CD734B"/>
    <w:rsid w:val="00CD735D"/>
    <w:rsid w:val="00CD73A7"/>
    <w:rsid w:val="00CD791A"/>
    <w:rsid w:val="00CD7974"/>
    <w:rsid w:val="00CD7A6E"/>
    <w:rsid w:val="00CE043B"/>
    <w:rsid w:val="00CE04F1"/>
    <w:rsid w:val="00CE0553"/>
    <w:rsid w:val="00CE0893"/>
    <w:rsid w:val="00CE0919"/>
    <w:rsid w:val="00CE0A32"/>
    <w:rsid w:val="00CE0F7C"/>
    <w:rsid w:val="00CE13E0"/>
    <w:rsid w:val="00CE188E"/>
    <w:rsid w:val="00CE1989"/>
    <w:rsid w:val="00CE1A71"/>
    <w:rsid w:val="00CE1B6A"/>
    <w:rsid w:val="00CE1D66"/>
    <w:rsid w:val="00CE2011"/>
    <w:rsid w:val="00CE228D"/>
    <w:rsid w:val="00CE2562"/>
    <w:rsid w:val="00CE294F"/>
    <w:rsid w:val="00CE298D"/>
    <w:rsid w:val="00CE2D6E"/>
    <w:rsid w:val="00CE2DB9"/>
    <w:rsid w:val="00CE2E97"/>
    <w:rsid w:val="00CE2FDC"/>
    <w:rsid w:val="00CE3016"/>
    <w:rsid w:val="00CE3209"/>
    <w:rsid w:val="00CE33F6"/>
    <w:rsid w:val="00CE3C52"/>
    <w:rsid w:val="00CE3D00"/>
    <w:rsid w:val="00CE3D42"/>
    <w:rsid w:val="00CE3DBF"/>
    <w:rsid w:val="00CE4221"/>
    <w:rsid w:val="00CE43BC"/>
    <w:rsid w:val="00CE471B"/>
    <w:rsid w:val="00CE4D6F"/>
    <w:rsid w:val="00CE5222"/>
    <w:rsid w:val="00CE5570"/>
    <w:rsid w:val="00CE5847"/>
    <w:rsid w:val="00CE5C35"/>
    <w:rsid w:val="00CE5C3E"/>
    <w:rsid w:val="00CE6201"/>
    <w:rsid w:val="00CE62DE"/>
    <w:rsid w:val="00CE68C6"/>
    <w:rsid w:val="00CE6C4E"/>
    <w:rsid w:val="00CE6FEA"/>
    <w:rsid w:val="00CE70A8"/>
    <w:rsid w:val="00CE70AB"/>
    <w:rsid w:val="00CE71FF"/>
    <w:rsid w:val="00CE72F7"/>
    <w:rsid w:val="00CE753C"/>
    <w:rsid w:val="00CE7575"/>
    <w:rsid w:val="00CE7737"/>
    <w:rsid w:val="00CE7802"/>
    <w:rsid w:val="00CE787D"/>
    <w:rsid w:val="00CE78B1"/>
    <w:rsid w:val="00CE7FC3"/>
    <w:rsid w:val="00CF05F6"/>
    <w:rsid w:val="00CF0B33"/>
    <w:rsid w:val="00CF0BA3"/>
    <w:rsid w:val="00CF0E5D"/>
    <w:rsid w:val="00CF0F8C"/>
    <w:rsid w:val="00CF0FF6"/>
    <w:rsid w:val="00CF124D"/>
    <w:rsid w:val="00CF12FE"/>
    <w:rsid w:val="00CF13CA"/>
    <w:rsid w:val="00CF1516"/>
    <w:rsid w:val="00CF15EB"/>
    <w:rsid w:val="00CF1673"/>
    <w:rsid w:val="00CF182B"/>
    <w:rsid w:val="00CF1C5D"/>
    <w:rsid w:val="00CF1D42"/>
    <w:rsid w:val="00CF1DE8"/>
    <w:rsid w:val="00CF1FA5"/>
    <w:rsid w:val="00CF2044"/>
    <w:rsid w:val="00CF20FD"/>
    <w:rsid w:val="00CF2202"/>
    <w:rsid w:val="00CF22D8"/>
    <w:rsid w:val="00CF2360"/>
    <w:rsid w:val="00CF2496"/>
    <w:rsid w:val="00CF2842"/>
    <w:rsid w:val="00CF289D"/>
    <w:rsid w:val="00CF2A2A"/>
    <w:rsid w:val="00CF311D"/>
    <w:rsid w:val="00CF3701"/>
    <w:rsid w:val="00CF374B"/>
    <w:rsid w:val="00CF3A34"/>
    <w:rsid w:val="00CF3C9C"/>
    <w:rsid w:val="00CF3DD1"/>
    <w:rsid w:val="00CF3F56"/>
    <w:rsid w:val="00CF3F6C"/>
    <w:rsid w:val="00CF40DC"/>
    <w:rsid w:val="00CF413F"/>
    <w:rsid w:val="00CF4356"/>
    <w:rsid w:val="00CF446B"/>
    <w:rsid w:val="00CF4632"/>
    <w:rsid w:val="00CF4822"/>
    <w:rsid w:val="00CF4D39"/>
    <w:rsid w:val="00CF4F2A"/>
    <w:rsid w:val="00CF4F7A"/>
    <w:rsid w:val="00CF53A6"/>
    <w:rsid w:val="00CF5935"/>
    <w:rsid w:val="00CF593D"/>
    <w:rsid w:val="00CF5941"/>
    <w:rsid w:val="00CF5A7F"/>
    <w:rsid w:val="00CF5B55"/>
    <w:rsid w:val="00CF5D95"/>
    <w:rsid w:val="00CF5E05"/>
    <w:rsid w:val="00CF5F4E"/>
    <w:rsid w:val="00CF6220"/>
    <w:rsid w:val="00CF64F8"/>
    <w:rsid w:val="00CF6648"/>
    <w:rsid w:val="00CF673E"/>
    <w:rsid w:val="00CF67DD"/>
    <w:rsid w:val="00CF6954"/>
    <w:rsid w:val="00CF6C44"/>
    <w:rsid w:val="00CF6F87"/>
    <w:rsid w:val="00CF71A5"/>
    <w:rsid w:val="00CF71B5"/>
    <w:rsid w:val="00CF7504"/>
    <w:rsid w:val="00CF755C"/>
    <w:rsid w:val="00CF794D"/>
    <w:rsid w:val="00CF7956"/>
    <w:rsid w:val="00CF7D98"/>
    <w:rsid w:val="00D00180"/>
    <w:rsid w:val="00D003B0"/>
    <w:rsid w:val="00D00406"/>
    <w:rsid w:val="00D007EB"/>
    <w:rsid w:val="00D00885"/>
    <w:rsid w:val="00D009E0"/>
    <w:rsid w:val="00D00BA1"/>
    <w:rsid w:val="00D00D4E"/>
    <w:rsid w:val="00D00EB5"/>
    <w:rsid w:val="00D00F75"/>
    <w:rsid w:val="00D00F8A"/>
    <w:rsid w:val="00D01058"/>
    <w:rsid w:val="00D0132F"/>
    <w:rsid w:val="00D014D1"/>
    <w:rsid w:val="00D0199D"/>
    <w:rsid w:val="00D01B75"/>
    <w:rsid w:val="00D01BDE"/>
    <w:rsid w:val="00D01F0B"/>
    <w:rsid w:val="00D0235D"/>
    <w:rsid w:val="00D0271D"/>
    <w:rsid w:val="00D0276A"/>
    <w:rsid w:val="00D027AF"/>
    <w:rsid w:val="00D02B8E"/>
    <w:rsid w:val="00D02E8E"/>
    <w:rsid w:val="00D02FEB"/>
    <w:rsid w:val="00D037DB"/>
    <w:rsid w:val="00D03AEF"/>
    <w:rsid w:val="00D03CEC"/>
    <w:rsid w:val="00D03FE8"/>
    <w:rsid w:val="00D04532"/>
    <w:rsid w:val="00D04879"/>
    <w:rsid w:val="00D04C49"/>
    <w:rsid w:val="00D04C8A"/>
    <w:rsid w:val="00D04F7E"/>
    <w:rsid w:val="00D050B3"/>
    <w:rsid w:val="00D05143"/>
    <w:rsid w:val="00D051D4"/>
    <w:rsid w:val="00D051D8"/>
    <w:rsid w:val="00D0598D"/>
    <w:rsid w:val="00D059AD"/>
    <w:rsid w:val="00D05F0E"/>
    <w:rsid w:val="00D05FD4"/>
    <w:rsid w:val="00D06052"/>
    <w:rsid w:val="00D060E0"/>
    <w:rsid w:val="00D06A27"/>
    <w:rsid w:val="00D06A56"/>
    <w:rsid w:val="00D07146"/>
    <w:rsid w:val="00D071B0"/>
    <w:rsid w:val="00D07356"/>
    <w:rsid w:val="00D075AE"/>
    <w:rsid w:val="00D075D0"/>
    <w:rsid w:val="00D07815"/>
    <w:rsid w:val="00D07A1D"/>
    <w:rsid w:val="00D07A9F"/>
    <w:rsid w:val="00D07BE5"/>
    <w:rsid w:val="00D07DD6"/>
    <w:rsid w:val="00D102AC"/>
    <w:rsid w:val="00D10517"/>
    <w:rsid w:val="00D10541"/>
    <w:rsid w:val="00D10AAD"/>
    <w:rsid w:val="00D10D57"/>
    <w:rsid w:val="00D10E4B"/>
    <w:rsid w:val="00D10EF8"/>
    <w:rsid w:val="00D10F1C"/>
    <w:rsid w:val="00D112CE"/>
    <w:rsid w:val="00D116AC"/>
    <w:rsid w:val="00D1175B"/>
    <w:rsid w:val="00D118E0"/>
    <w:rsid w:val="00D11943"/>
    <w:rsid w:val="00D1195C"/>
    <w:rsid w:val="00D11A4A"/>
    <w:rsid w:val="00D11A9A"/>
    <w:rsid w:val="00D11DC0"/>
    <w:rsid w:val="00D1219D"/>
    <w:rsid w:val="00D12490"/>
    <w:rsid w:val="00D124F2"/>
    <w:rsid w:val="00D12703"/>
    <w:rsid w:val="00D1299F"/>
    <w:rsid w:val="00D12A34"/>
    <w:rsid w:val="00D12A4B"/>
    <w:rsid w:val="00D12A79"/>
    <w:rsid w:val="00D1306B"/>
    <w:rsid w:val="00D130FA"/>
    <w:rsid w:val="00D13211"/>
    <w:rsid w:val="00D134C9"/>
    <w:rsid w:val="00D138C2"/>
    <w:rsid w:val="00D139AE"/>
    <w:rsid w:val="00D13C35"/>
    <w:rsid w:val="00D13FBF"/>
    <w:rsid w:val="00D13FDB"/>
    <w:rsid w:val="00D14151"/>
    <w:rsid w:val="00D14607"/>
    <w:rsid w:val="00D1472C"/>
    <w:rsid w:val="00D149D7"/>
    <w:rsid w:val="00D15251"/>
    <w:rsid w:val="00D156A2"/>
    <w:rsid w:val="00D157B6"/>
    <w:rsid w:val="00D158CA"/>
    <w:rsid w:val="00D15B5F"/>
    <w:rsid w:val="00D16444"/>
    <w:rsid w:val="00D168C5"/>
    <w:rsid w:val="00D16C5D"/>
    <w:rsid w:val="00D16C7C"/>
    <w:rsid w:val="00D16CAD"/>
    <w:rsid w:val="00D16E8A"/>
    <w:rsid w:val="00D16F83"/>
    <w:rsid w:val="00D170B6"/>
    <w:rsid w:val="00D1710C"/>
    <w:rsid w:val="00D17117"/>
    <w:rsid w:val="00D17824"/>
    <w:rsid w:val="00D178CB"/>
    <w:rsid w:val="00D17CDB"/>
    <w:rsid w:val="00D17DB4"/>
    <w:rsid w:val="00D20010"/>
    <w:rsid w:val="00D200F0"/>
    <w:rsid w:val="00D200FD"/>
    <w:rsid w:val="00D207AA"/>
    <w:rsid w:val="00D20B13"/>
    <w:rsid w:val="00D20BB0"/>
    <w:rsid w:val="00D20D85"/>
    <w:rsid w:val="00D21136"/>
    <w:rsid w:val="00D2143B"/>
    <w:rsid w:val="00D2157C"/>
    <w:rsid w:val="00D2171F"/>
    <w:rsid w:val="00D21748"/>
    <w:rsid w:val="00D2175F"/>
    <w:rsid w:val="00D21AB7"/>
    <w:rsid w:val="00D21EA3"/>
    <w:rsid w:val="00D21ED3"/>
    <w:rsid w:val="00D21FBE"/>
    <w:rsid w:val="00D220B1"/>
    <w:rsid w:val="00D22386"/>
    <w:rsid w:val="00D223F7"/>
    <w:rsid w:val="00D225BA"/>
    <w:rsid w:val="00D229D3"/>
    <w:rsid w:val="00D22A55"/>
    <w:rsid w:val="00D22AF5"/>
    <w:rsid w:val="00D22D8B"/>
    <w:rsid w:val="00D23426"/>
    <w:rsid w:val="00D23822"/>
    <w:rsid w:val="00D23B75"/>
    <w:rsid w:val="00D23C4A"/>
    <w:rsid w:val="00D23D11"/>
    <w:rsid w:val="00D24AFC"/>
    <w:rsid w:val="00D24BFA"/>
    <w:rsid w:val="00D24D3F"/>
    <w:rsid w:val="00D250C2"/>
    <w:rsid w:val="00D250FE"/>
    <w:rsid w:val="00D253FE"/>
    <w:rsid w:val="00D256E4"/>
    <w:rsid w:val="00D25938"/>
    <w:rsid w:val="00D25C0B"/>
    <w:rsid w:val="00D25C98"/>
    <w:rsid w:val="00D25D5F"/>
    <w:rsid w:val="00D25DA9"/>
    <w:rsid w:val="00D25DE2"/>
    <w:rsid w:val="00D25EDE"/>
    <w:rsid w:val="00D262CA"/>
    <w:rsid w:val="00D26374"/>
    <w:rsid w:val="00D264C3"/>
    <w:rsid w:val="00D2662C"/>
    <w:rsid w:val="00D26631"/>
    <w:rsid w:val="00D26A34"/>
    <w:rsid w:val="00D26AA3"/>
    <w:rsid w:val="00D26C8B"/>
    <w:rsid w:val="00D26CB0"/>
    <w:rsid w:val="00D2713B"/>
    <w:rsid w:val="00D2718A"/>
    <w:rsid w:val="00D27413"/>
    <w:rsid w:val="00D27E24"/>
    <w:rsid w:val="00D302FA"/>
    <w:rsid w:val="00D30CC9"/>
    <w:rsid w:val="00D30E53"/>
    <w:rsid w:val="00D3109F"/>
    <w:rsid w:val="00D311B1"/>
    <w:rsid w:val="00D3129D"/>
    <w:rsid w:val="00D312BE"/>
    <w:rsid w:val="00D314DD"/>
    <w:rsid w:val="00D3150A"/>
    <w:rsid w:val="00D315C3"/>
    <w:rsid w:val="00D31826"/>
    <w:rsid w:val="00D31A51"/>
    <w:rsid w:val="00D31A90"/>
    <w:rsid w:val="00D31D61"/>
    <w:rsid w:val="00D31F58"/>
    <w:rsid w:val="00D31FA8"/>
    <w:rsid w:val="00D31FB6"/>
    <w:rsid w:val="00D323E1"/>
    <w:rsid w:val="00D3273D"/>
    <w:rsid w:val="00D32831"/>
    <w:rsid w:val="00D3316D"/>
    <w:rsid w:val="00D3328E"/>
    <w:rsid w:val="00D333C3"/>
    <w:rsid w:val="00D335BE"/>
    <w:rsid w:val="00D33890"/>
    <w:rsid w:val="00D33A47"/>
    <w:rsid w:val="00D33AAE"/>
    <w:rsid w:val="00D33CAC"/>
    <w:rsid w:val="00D33F13"/>
    <w:rsid w:val="00D341B9"/>
    <w:rsid w:val="00D342E5"/>
    <w:rsid w:val="00D34473"/>
    <w:rsid w:val="00D348F7"/>
    <w:rsid w:val="00D349EA"/>
    <w:rsid w:val="00D34B1B"/>
    <w:rsid w:val="00D34C2C"/>
    <w:rsid w:val="00D34D3A"/>
    <w:rsid w:val="00D34FB0"/>
    <w:rsid w:val="00D35051"/>
    <w:rsid w:val="00D352C9"/>
    <w:rsid w:val="00D35722"/>
    <w:rsid w:val="00D35ECF"/>
    <w:rsid w:val="00D35F37"/>
    <w:rsid w:val="00D35F4B"/>
    <w:rsid w:val="00D3672D"/>
    <w:rsid w:val="00D3679D"/>
    <w:rsid w:val="00D37195"/>
    <w:rsid w:val="00D372D9"/>
    <w:rsid w:val="00D372E7"/>
    <w:rsid w:val="00D374C2"/>
    <w:rsid w:val="00D377B9"/>
    <w:rsid w:val="00D37CC2"/>
    <w:rsid w:val="00D4001A"/>
    <w:rsid w:val="00D4040C"/>
    <w:rsid w:val="00D404DE"/>
    <w:rsid w:val="00D40594"/>
    <w:rsid w:val="00D4072A"/>
    <w:rsid w:val="00D40A20"/>
    <w:rsid w:val="00D40A7F"/>
    <w:rsid w:val="00D40E46"/>
    <w:rsid w:val="00D40EFB"/>
    <w:rsid w:val="00D4130D"/>
    <w:rsid w:val="00D4137D"/>
    <w:rsid w:val="00D41398"/>
    <w:rsid w:val="00D41501"/>
    <w:rsid w:val="00D4159C"/>
    <w:rsid w:val="00D41CC1"/>
    <w:rsid w:val="00D41D2F"/>
    <w:rsid w:val="00D41EB3"/>
    <w:rsid w:val="00D42332"/>
    <w:rsid w:val="00D423C6"/>
    <w:rsid w:val="00D42AA5"/>
    <w:rsid w:val="00D42BC3"/>
    <w:rsid w:val="00D42BDC"/>
    <w:rsid w:val="00D42C76"/>
    <w:rsid w:val="00D42D84"/>
    <w:rsid w:val="00D42E89"/>
    <w:rsid w:val="00D42F83"/>
    <w:rsid w:val="00D43102"/>
    <w:rsid w:val="00D434A1"/>
    <w:rsid w:val="00D43779"/>
    <w:rsid w:val="00D439AE"/>
    <w:rsid w:val="00D43B21"/>
    <w:rsid w:val="00D43B24"/>
    <w:rsid w:val="00D43C4A"/>
    <w:rsid w:val="00D43F02"/>
    <w:rsid w:val="00D442DA"/>
    <w:rsid w:val="00D442E1"/>
    <w:rsid w:val="00D443CA"/>
    <w:rsid w:val="00D445D9"/>
    <w:rsid w:val="00D44786"/>
    <w:rsid w:val="00D449C1"/>
    <w:rsid w:val="00D44BD8"/>
    <w:rsid w:val="00D44C07"/>
    <w:rsid w:val="00D45459"/>
    <w:rsid w:val="00D455F0"/>
    <w:rsid w:val="00D45664"/>
    <w:rsid w:val="00D45A5D"/>
    <w:rsid w:val="00D45FB3"/>
    <w:rsid w:val="00D45FD0"/>
    <w:rsid w:val="00D4622F"/>
    <w:rsid w:val="00D46663"/>
    <w:rsid w:val="00D46A64"/>
    <w:rsid w:val="00D46E71"/>
    <w:rsid w:val="00D4700C"/>
    <w:rsid w:val="00D47233"/>
    <w:rsid w:val="00D47376"/>
    <w:rsid w:val="00D4749B"/>
    <w:rsid w:val="00D47526"/>
    <w:rsid w:val="00D475C5"/>
    <w:rsid w:val="00D47682"/>
    <w:rsid w:val="00D4788B"/>
    <w:rsid w:val="00D47C6B"/>
    <w:rsid w:val="00D47EC7"/>
    <w:rsid w:val="00D47EC8"/>
    <w:rsid w:val="00D50177"/>
    <w:rsid w:val="00D505A6"/>
    <w:rsid w:val="00D50618"/>
    <w:rsid w:val="00D50727"/>
    <w:rsid w:val="00D509D7"/>
    <w:rsid w:val="00D50B67"/>
    <w:rsid w:val="00D50D0A"/>
    <w:rsid w:val="00D50F67"/>
    <w:rsid w:val="00D514A6"/>
    <w:rsid w:val="00D519B2"/>
    <w:rsid w:val="00D51A9F"/>
    <w:rsid w:val="00D51DC2"/>
    <w:rsid w:val="00D51F57"/>
    <w:rsid w:val="00D52061"/>
    <w:rsid w:val="00D520F5"/>
    <w:rsid w:val="00D52282"/>
    <w:rsid w:val="00D526A1"/>
    <w:rsid w:val="00D52AB9"/>
    <w:rsid w:val="00D52AD2"/>
    <w:rsid w:val="00D52C06"/>
    <w:rsid w:val="00D52C39"/>
    <w:rsid w:val="00D52D75"/>
    <w:rsid w:val="00D52FB5"/>
    <w:rsid w:val="00D53011"/>
    <w:rsid w:val="00D53494"/>
    <w:rsid w:val="00D53803"/>
    <w:rsid w:val="00D5399E"/>
    <w:rsid w:val="00D53B34"/>
    <w:rsid w:val="00D53B50"/>
    <w:rsid w:val="00D53B70"/>
    <w:rsid w:val="00D53B77"/>
    <w:rsid w:val="00D53F5D"/>
    <w:rsid w:val="00D545D7"/>
    <w:rsid w:val="00D54644"/>
    <w:rsid w:val="00D548A1"/>
    <w:rsid w:val="00D5493B"/>
    <w:rsid w:val="00D54B23"/>
    <w:rsid w:val="00D54D53"/>
    <w:rsid w:val="00D54DDC"/>
    <w:rsid w:val="00D54F13"/>
    <w:rsid w:val="00D551CC"/>
    <w:rsid w:val="00D553E4"/>
    <w:rsid w:val="00D557B8"/>
    <w:rsid w:val="00D55A0A"/>
    <w:rsid w:val="00D55FE2"/>
    <w:rsid w:val="00D562A1"/>
    <w:rsid w:val="00D565C8"/>
    <w:rsid w:val="00D567C6"/>
    <w:rsid w:val="00D569B1"/>
    <w:rsid w:val="00D56A9A"/>
    <w:rsid w:val="00D56E50"/>
    <w:rsid w:val="00D56EC1"/>
    <w:rsid w:val="00D56FD9"/>
    <w:rsid w:val="00D57195"/>
    <w:rsid w:val="00D57244"/>
    <w:rsid w:val="00D57304"/>
    <w:rsid w:val="00D57397"/>
    <w:rsid w:val="00D5760B"/>
    <w:rsid w:val="00D57C0B"/>
    <w:rsid w:val="00D6000D"/>
    <w:rsid w:val="00D6020C"/>
    <w:rsid w:val="00D60219"/>
    <w:rsid w:val="00D603A2"/>
    <w:rsid w:val="00D60707"/>
    <w:rsid w:val="00D60BE5"/>
    <w:rsid w:val="00D60DCA"/>
    <w:rsid w:val="00D60E78"/>
    <w:rsid w:val="00D60FA1"/>
    <w:rsid w:val="00D6108F"/>
    <w:rsid w:val="00D610DF"/>
    <w:rsid w:val="00D61166"/>
    <w:rsid w:val="00D61934"/>
    <w:rsid w:val="00D619E8"/>
    <w:rsid w:val="00D61A87"/>
    <w:rsid w:val="00D623A0"/>
    <w:rsid w:val="00D62605"/>
    <w:rsid w:val="00D628DF"/>
    <w:rsid w:val="00D63025"/>
    <w:rsid w:val="00D634DB"/>
    <w:rsid w:val="00D634DF"/>
    <w:rsid w:val="00D6378E"/>
    <w:rsid w:val="00D638D3"/>
    <w:rsid w:val="00D63D90"/>
    <w:rsid w:val="00D63F69"/>
    <w:rsid w:val="00D64088"/>
    <w:rsid w:val="00D6412A"/>
    <w:rsid w:val="00D6444C"/>
    <w:rsid w:val="00D6475F"/>
    <w:rsid w:val="00D64BA1"/>
    <w:rsid w:val="00D64E87"/>
    <w:rsid w:val="00D650BB"/>
    <w:rsid w:val="00D65676"/>
    <w:rsid w:val="00D65762"/>
    <w:rsid w:val="00D6589A"/>
    <w:rsid w:val="00D659B2"/>
    <w:rsid w:val="00D65A58"/>
    <w:rsid w:val="00D65B93"/>
    <w:rsid w:val="00D65BFA"/>
    <w:rsid w:val="00D65C8C"/>
    <w:rsid w:val="00D65D3B"/>
    <w:rsid w:val="00D65DF2"/>
    <w:rsid w:val="00D65E42"/>
    <w:rsid w:val="00D65F64"/>
    <w:rsid w:val="00D660A6"/>
    <w:rsid w:val="00D66159"/>
    <w:rsid w:val="00D6618D"/>
    <w:rsid w:val="00D663D9"/>
    <w:rsid w:val="00D665A5"/>
    <w:rsid w:val="00D6673D"/>
    <w:rsid w:val="00D66B09"/>
    <w:rsid w:val="00D67186"/>
    <w:rsid w:val="00D671A9"/>
    <w:rsid w:val="00D67379"/>
    <w:rsid w:val="00D67520"/>
    <w:rsid w:val="00D67744"/>
    <w:rsid w:val="00D67AB3"/>
    <w:rsid w:val="00D67B28"/>
    <w:rsid w:val="00D67D6A"/>
    <w:rsid w:val="00D67EB0"/>
    <w:rsid w:val="00D67F98"/>
    <w:rsid w:val="00D70070"/>
    <w:rsid w:val="00D70098"/>
    <w:rsid w:val="00D700AD"/>
    <w:rsid w:val="00D702C9"/>
    <w:rsid w:val="00D7052A"/>
    <w:rsid w:val="00D70CD6"/>
    <w:rsid w:val="00D70EF0"/>
    <w:rsid w:val="00D71069"/>
    <w:rsid w:val="00D710B5"/>
    <w:rsid w:val="00D716AA"/>
    <w:rsid w:val="00D718E5"/>
    <w:rsid w:val="00D7191D"/>
    <w:rsid w:val="00D71D1D"/>
    <w:rsid w:val="00D71D9D"/>
    <w:rsid w:val="00D71E6B"/>
    <w:rsid w:val="00D71F82"/>
    <w:rsid w:val="00D72189"/>
    <w:rsid w:val="00D7244D"/>
    <w:rsid w:val="00D72512"/>
    <w:rsid w:val="00D7253F"/>
    <w:rsid w:val="00D728DD"/>
    <w:rsid w:val="00D72A43"/>
    <w:rsid w:val="00D72C3F"/>
    <w:rsid w:val="00D72D51"/>
    <w:rsid w:val="00D72E3E"/>
    <w:rsid w:val="00D72E8E"/>
    <w:rsid w:val="00D72E9D"/>
    <w:rsid w:val="00D73062"/>
    <w:rsid w:val="00D7323A"/>
    <w:rsid w:val="00D7324B"/>
    <w:rsid w:val="00D73706"/>
    <w:rsid w:val="00D7388C"/>
    <w:rsid w:val="00D7389B"/>
    <w:rsid w:val="00D73CFA"/>
    <w:rsid w:val="00D7432B"/>
    <w:rsid w:val="00D746D7"/>
    <w:rsid w:val="00D7483A"/>
    <w:rsid w:val="00D74D26"/>
    <w:rsid w:val="00D74F72"/>
    <w:rsid w:val="00D74FF7"/>
    <w:rsid w:val="00D7548F"/>
    <w:rsid w:val="00D75C6C"/>
    <w:rsid w:val="00D75F84"/>
    <w:rsid w:val="00D7618C"/>
    <w:rsid w:val="00D7626B"/>
    <w:rsid w:val="00D762AD"/>
    <w:rsid w:val="00D762E7"/>
    <w:rsid w:val="00D76403"/>
    <w:rsid w:val="00D76722"/>
    <w:rsid w:val="00D767C4"/>
    <w:rsid w:val="00D76801"/>
    <w:rsid w:val="00D76851"/>
    <w:rsid w:val="00D76AFB"/>
    <w:rsid w:val="00D76E63"/>
    <w:rsid w:val="00D76E6D"/>
    <w:rsid w:val="00D772AB"/>
    <w:rsid w:val="00D77516"/>
    <w:rsid w:val="00D77601"/>
    <w:rsid w:val="00D776F6"/>
    <w:rsid w:val="00D77773"/>
    <w:rsid w:val="00D7781B"/>
    <w:rsid w:val="00D77A05"/>
    <w:rsid w:val="00D77A88"/>
    <w:rsid w:val="00D7D0D9"/>
    <w:rsid w:val="00D8013C"/>
    <w:rsid w:val="00D8046F"/>
    <w:rsid w:val="00D80778"/>
    <w:rsid w:val="00D80815"/>
    <w:rsid w:val="00D8081B"/>
    <w:rsid w:val="00D80A2E"/>
    <w:rsid w:val="00D80D64"/>
    <w:rsid w:val="00D810A5"/>
    <w:rsid w:val="00D81154"/>
    <w:rsid w:val="00D8117E"/>
    <w:rsid w:val="00D8139C"/>
    <w:rsid w:val="00D81932"/>
    <w:rsid w:val="00D81F55"/>
    <w:rsid w:val="00D81FB0"/>
    <w:rsid w:val="00D81FCC"/>
    <w:rsid w:val="00D821AE"/>
    <w:rsid w:val="00D82589"/>
    <w:rsid w:val="00D825F2"/>
    <w:rsid w:val="00D826DC"/>
    <w:rsid w:val="00D82A32"/>
    <w:rsid w:val="00D82CF6"/>
    <w:rsid w:val="00D82EE8"/>
    <w:rsid w:val="00D83215"/>
    <w:rsid w:val="00D8324C"/>
    <w:rsid w:val="00D83356"/>
    <w:rsid w:val="00D83BC7"/>
    <w:rsid w:val="00D83CAE"/>
    <w:rsid w:val="00D83F1D"/>
    <w:rsid w:val="00D83FAF"/>
    <w:rsid w:val="00D8413F"/>
    <w:rsid w:val="00D84302"/>
    <w:rsid w:val="00D8446A"/>
    <w:rsid w:val="00D8456D"/>
    <w:rsid w:val="00D84CD9"/>
    <w:rsid w:val="00D84D98"/>
    <w:rsid w:val="00D84FE8"/>
    <w:rsid w:val="00D85072"/>
    <w:rsid w:val="00D85246"/>
    <w:rsid w:val="00D852F8"/>
    <w:rsid w:val="00D858B6"/>
    <w:rsid w:val="00D85C35"/>
    <w:rsid w:val="00D85CBF"/>
    <w:rsid w:val="00D85D7E"/>
    <w:rsid w:val="00D861C0"/>
    <w:rsid w:val="00D8640D"/>
    <w:rsid w:val="00D869BE"/>
    <w:rsid w:val="00D86B26"/>
    <w:rsid w:val="00D86DBC"/>
    <w:rsid w:val="00D86E95"/>
    <w:rsid w:val="00D86FF5"/>
    <w:rsid w:val="00D87156"/>
    <w:rsid w:val="00D871AB"/>
    <w:rsid w:val="00D8758E"/>
    <w:rsid w:val="00D875D1"/>
    <w:rsid w:val="00D87634"/>
    <w:rsid w:val="00D876B7"/>
    <w:rsid w:val="00D877CB"/>
    <w:rsid w:val="00D8785F"/>
    <w:rsid w:val="00D879B2"/>
    <w:rsid w:val="00D87A40"/>
    <w:rsid w:val="00D87E49"/>
    <w:rsid w:val="00D902F5"/>
    <w:rsid w:val="00D90305"/>
    <w:rsid w:val="00D90AAE"/>
    <w:rsid w:val="00D90BBB"/>
    <w:rsid w:val="00D90D29"/>
    <w:rsid w:val="00D90D85"/>
    <w:rsid w:val="00D90DFE"/>
    <w:rsid w:val="00D90F24"/>
    <w:rsid w:val="00D90F3A"/>
    <w:rsid w:val="00D90FFC"/>
    <w:rsid w:val="00D91027"/>
    <w:rsid w:val="00D91724"/>
    <w:rsid w:val="00D9181D"/>
    <w:rsid w:val="00D9182F"/>
    <w:rsid w:val="00D918F2"/>
    <w:rsid w:val="00D91902"/>
    <w:rsid w:val="00D91B30"/>
    <w:rsid w:val="00D91B77"/>
    <w:rsid w:val="00D91D4F"/>
    <w:rsid w:val="00D91D59"/>
    <w:rsid w:val="00D91EDF"/>
    <w:rsid w:val="00D92038"/>
    <w:rsid w:val="00D9224C"/>
    <w:rsid w:val="00D92361"/>
    <w:rsid w:val="00D92414"/>
    <w:rsid w:val="00D9254A"/>
    <w:rsid w:val="00D92FBB"/>
    <w:rsid w:val="00D930C5"/>
    <w:rsid w:val="00D932D5"/>
    <w:rsid w:val="00D932EA"/>
    <w:rsid w:val="00D935A6"/>
    <w:rsid w:val="00D935D9"/>
    <w:rsid w:val="00D93D1E"/>
    <w:rsid w:val="00D93F63"/>
    <w:rsid w:val="00D94033"/>
    <w:rsid w:val="00D94176"/>
    <w:rsid w:val="00D9434F"/>
    <w:rsid w:val="00D944E3"/>
    <w:rsid w:val="00D9457D"/>
    <w:rsid w:val="00D9461D"/>
    <w:rsid w:val="00D94720"/>
    <w:rsid w:val="00D94745"/>
    <w:rsid w:val="00D94BF5"/>
    <w:rsid w:val="00D9506C"/>
    <w:rsid w:val="00D95647"/>
    <w:rsid w:val="00D95940"/>
    <w:rsid w:val="00D95A34"/>
    <w:rsid w:val="00D95D35"/>
    <w:rsid w:val="00D96010"/>
    <w:rsid w:val="00D96072"/>
    <w:rsid w:val="00D960C2"/>
    <w:rsid w:val="00D9629B"/>
    <w:rsid w:val="00D96709"/>
    <w:rsid w:val="00D96726"/>
    <w:rsid w:val="00D96971"/>
    <w:rsid w:val="00D97102"/>
    <w:rsid w:val="00D97177"/>
    <w:rsid w:val="00D97A18"/>
    <w:rsid w:val="00D97BDA"/>
    <w:rsid w:val="00D97C1C"/>
    <w:rsid w:val="00D97D26"/>
    <w:rsid w:val="00D97EB0"/>
    <w:rsid w:val="00D97F44"/>
    <w:rsid w:val="00DA0755"/>
    <w:rsid w:val="00DA07EA"/>
    <w:rsid w:val="00DA09F3"/>
    <w:rsid w:val="00DA0D8F"/>
    <w:rsid w:val="00DA0DC2"/>
    <w:rsid w:val="00DA0FCD"/>
    <w:rsid w:val="00DA11B1"/>
    <w:rsid w:val="00DA1642"/>
    <w:rsid w:val="00DA1B24"/>
    <w:rsid w:val="00DA1F99"/>
    <w:rsid w:val="00DA228B"/>
    <w:rsid w:val="00DA2494"/>
    <w:rsid w:val="00DA2697"/>
    <w:rsid w:val="00DA2783"/>
    <w:rsid w:val="00DA2F2C"/>
    <w:rsid w:val="00DA3977"/>
    <w:rsid w:val="00DA4458"/>
    <w:rsid w:val="00DA4480"/>
    <w:rsid w:val="00DA451F"/>
    <w:rsid w:val="00DA45C5"/>
    <w:rsid w:val="00DA4830"/>
    <w:rsid w:val="00DA4BBE"/>
    <w:rsid w:val="00DA4C13"/>
    <w:rsid w:val="00DA5011"/>
    <w:rsid w:val="00DA5058"/>
    <w:rsid w:val="00DA5807"/>
    <w:rsid w:val="00DA59F0"/>
    <w:rsid w:val="00DA5B94"/>
    <w:rsid w:val="00DA66DB"/>
    <w:rsid w:val="00DA675A"/>
    <w:rsid w:val="00DA6790"/>
    <w:rsid w:val="00DA68E4"/>
    <w:rsid w:val="00DA69F4"/>
    <w:rsid w:val="00DA6B3E"/>
    <w:rsid w:val="00DA6B4C"/>
    <w:rsid w:val="00DA6B60"/>
    <w:rsid w:val="00DA6D96"/>
    <w:rsid w:val="00DA6EA6"/>
    <w:rsid w:val="00DA6FD3"/>
    <w:rsid w:val="00DA704C"/>
    <w:rsid w:val="00DA7288"/>
    <w:rsid w:val="00DA72D4"/>
    <w:rsid w:val="00DA746B"/>
    <w:rsid w:val="00DA7843"/>
    <w:rsid w:val="00DA7E24"/>
    <w:rsid w:val="00DA7F3E"/>
    <w:rsid w:val="00DB04C5"/>
    <w:rsid w:val="00DB054A"/>
    <w:rsid w:val="00DB05CF"/>
    <w:rsid w:val="00DB05F5"/>
    <w:rsid w:val="00DB0967"/>
    <w:rsid w:val="00DB0CA0"/>
    <w:rsid w:val="00DB0CA7"/>
    <w:rsid w:val="00DB0CBA"/>
    <w:rsid w:val="00DB0D78"/>
    <w:rsid w:val="00DB0F2E"/>
    <w:rsid w:val="00DB10B2"/>
    <w:rsid w:val="00DB1F74"/>
    <w:rsid w:val="00DB2289"/>
    <w:rsid w:val="00DB24A5"/>
    <w:rsid w:val="00DB2742"/>
    <w:rsid w:val="00DB289B"/>
    <w:rsid w:val="00DB29A6"/>
    <w:rsid w:val="00DB29C9"/>
    <w:rsid w:val="00DB2BDD"/>
    <w:rsid w:val="00DB2F08"/>
    <w:rsid w:val="00DB2FC7"/>
    <w:rsid w:val="00DB3114"/>
    <w:rsid w:val="00DB311A"/>
    <w:rsid w:val="00DB3AE4"/>
    <w:rsid w:val="00DB3FC5"/>
    <w:rsid w:val="00DB43ED"/>
    <w:rsid w:val="00DB46D5"/>
    <w:rsid w:val="00DB4A3F"/>
    <w:rsid w:val="00DB4B73"/>
    <w:rsid w:val="00DB4B7B"/>
    <w:rsid w:val="00DB4C56"/>
    <w:rsid w:val="00DB4EAD"/>
    <w:rsid w:val="00DB4F4C"/>
    <w:rsid w:val="00DB529B"/>
    <w:rsid w:val="00DB5374"/>
    <w:rsid w:val="00DB53A8"/>
    <w:rsid w:val="00DB55DB"/>
    <w:rsid w:val="00DB5721"/>
    <w:rsid w:val="00DB583C"/>
    <w:rsid w:val="00DB58AD"/>
    <w:rsid w:val="00DB5944"/>
    <w:rsid w:val="00DB5A34"/>
    <w:rsid w:val="00DB5C8A"/>
    <w:rsid w:val="00DB5D5B"/>
    <w:rsid w:val="00DB601E"/>
    <w:rsid w:val="00DB6150"/>
    <w:rsid w:val="00DB623F"/>
    <w:rsid w:val="00DB6390"/>
    <w:rsid w:val="00DB63FC"/>
    <w:rsid w:val="00DB69EB"/>
    <w:rsid w:val="00DB6AF5"/>
    <w:rsid w:val="00DB6B16"/>
    <w:rsid w:val="00DB6C85"/>
    <w:rsid w:val="00DB7753"/>
    <w:rsid w:val="00DB7785"/>
    <w:rsid w:val="00DB7DD9"/>
    <w:rsid w:val="00DB7DE4"/>
    <w:rsid w:val="00DB7DF9"/>
    <w:rsid w:val="00DB7E87"/>
    <w:rsid w:val="00DB7E8C"/>
    <w:rsid w:val="00DC0372"/>
    <w:rsid w:val="00DC0393"/>
    <w:rsid w:val="00DC0443"/>
    <w:rsid w:val="00DC04EA"/>
    <w:rsid w:val="00DC09C8"/>
    <w:rsid w:val="00DC0BF6"/>
    <w:rsid w:val="00DC0D11"/>
    <w:rsid w:val="00DC0EFE"/>
    <w:rsid w:val="00DC0F03"/>
    <w:rsid w:val="00DC1411"/>
    <w:rsid w:val="00DC1423"/>
    <w:rsid w:val="00DC1463"/>
    <w:rsid w:val="00DC1C71"/>
    <w:rsid w:val="00DC2173"/>
    <w:rsid w:val="00DC2865"/>
    <w:rsid w:val="00DC28C0"/>
    <w:rsid w:val="00DC2955"/>
    <w:rsid w:val="00DC2972"/>
    <w:rsid w:val="00DC2A1A"/>
    <w:rsid w:val="00DC2ACE"/>
    <w:rsid w:val="00DC2BE7"/>
    <w:rsid w:val="00DC2D7A"/>
    <w:rsid w:val="00DC3208"/>
    <w:rsid w:val="00DC32FC"/>
    <w:rsid w:val="00DC345F"/>
    <w:rsid w:val="00DC364C"/>
    <w:rsid w:val="00DC3A75"/>
    <w:rsid w:val="00DC44B4"/>
    <w:rsid w:val="00DC45B9"/>
    <w:rsid w:val="00DC470A"/>
    <w:rsid w:val="00DC4A97"/>
    <w:rsid w:val="00DC4D49"/>
    <w:rsid w:val="00DC4E98"/>
    <w:rsid w:val="00DC4FBC"/>
    <w:rsid w:val="00DC50BE"/>
    <w:rsid w:val="00DC50E4"/>
    <w:rsid w:val="00DC5417"/>
    <w:rsid w:val="00DC552A"/>
    <w:rsid w:val="00DC55D6"/>
    <w:rsid w:val="00DC5B52"/>
    <w:rsid w:val="00DC5C71"/>
    <w:rsid w:val="00DC5DB4"/>
    <w:rsid w:val="00DC5F66"/>
    <w:rsid w:val="00DC5F9F"/>
    <w:rsid w:val="00DC601D"/>
    <w:rsid w:val="00DC623E"/>
    <w:rsid w:val="00DC63D6"/>
    <w:rsid w:val="00DC65C0"/>
    <w:rsid w:val="00DC65EE"/>
    <w:rsid w:val="00DC6B6D"/>
    <w:rsid w:val="00DC6BDC"/>
    <w:rsid w:val="00DC77DB"/>
    <w:rsid w:val="00DC79A2"/>
    <w:rsid w:val="00DC7BAC"/>
    <w:rsid w:val="00DC7C6A"/>
    <w:rsid w:val="00DC7D0F"/>
    <w:rsid w:val="00DC7FBF"/>
    <w:rsid w:val="00DD001E"/>
    <w:rsid w:val="00DD00A9"/>
    <w:rsid w:val="00DD0113"/>
    <w:rsid w:val="00DD068F"/>
    <w:rsid w:val="00DD0C45"/>
    <w:rsid w:val="00DD12E9"/>
    <w:rsid w:val="00DD131B"/>
    <w:rsid w:val="00DD132B"/>
    <w:rsid w:val="00DD13DB"/>
    <w:rsid w:val="00DD14B6"/>
    <w:rsid w:val="00DD14E7"/>
    <w:rsid w:val="00DD15A5"/>
    <w:rsid w:val="00DD16DE"/>
    <w:rsid w:val="00DD17E0"/>
    <w:rsid w:val="00DD1AF7"/>
    <w:rsid w:val="00DD1BAA"/>
    <w:rsid w:val="00DD1BCE"/>
    <w:rsid w:val="00DD1D0B"/>
    <w:rsid w:val="00DD1D1E"/>
    <w:rsid w:val="00DD22FE"/>
    <w:rsid w:val="00DD24BE"/>
    <w:rsid w:val="00DD2605"/>
    <w:rsid w:val="00DD2915"/>
    <w:rsid w:val="00DD293B"/>
    <w:rsid w:val="00DD2E5E"/>
    <w:rsid w:val="00DD2EF7"/>
    <w:rsid w:val="00DD2F38"/>
    <w:rsid w:val="00DD3081"/>
    <w:rsid w:val="00DD35C9"/>
    <w:rsid w:val="00DD3666"/>
    <w:rsid w:val="00DD38FA"/>
    <w:rsid w:val="00DD3919"/>
    <w:rsid w:val="00DD3D67"/>
    <w:rsid w:val="00DD3F01"/>
    <w:rsid w:val="00DD4018"/>
    <w:rsid w:val="00DD4324"/>
    <w:rsid w:val="00DD44A9"/>
    <w:rsid w:val="00DD4807"/>
    <w:rsid w:val="00DD4F31"/>
    <w:rsid w:val="00DD4F69"/>
    <w:rsid w:val="00DD555E"/>
    <w:rsid w:val="00DD55C7"/>
    <w:rsid w:val="00DD59B2"/>
    <w:rsid w:val="00DD5E4C"/>
    <w:rsid w:val="00DD5EC0"/>
    <w:rsid w:val="00DD6008"/>
    <w:rsid w:val="00DD633F"/>
    <w:rsid w:val="00DD687A"/>
    <w:rsid w:val="00DD69B0"/>
    <w:rsid w:val="00DD69E5"/>
    <w:rsid w:val="00DD6B09"/>
    <w:rsid w:val="00DD6BB0"/>
    <w:rsid w:val="00DD6DE7"/>
    <w:rsid w:val="00DD709D"/>
    <w:rsid w:val="00DD7175"/>
    <w:rsid w:val="00DD718A"/>
    <w:rsid w:val="00DD726B"/>
    <w:rsid w:val="00DD748D"/>
    <w:rsid w:val="00DD7661"/>
    <w:rsid w:val="00DE0392"/>
    <w:rsid w:val="00DE03E6"/>
    <w:rsid w:val="00DE0445"/>
    <w:rsid w:val="00DE0454"/>
    <w:rsid w:val="00DE06BB"/>
    <w:rsid w:val="00DE0742"/>
    <w:rsid w:val="00DE079D"/>
    <w:rsid w:val="00DE0FF2"/>
    <w:rsid w:val="00DE1214"/>
    <w:rsid w:val="00DE1238"/>
    <w:rsid w:val="00DE1521"/>
    <w:rsid w:val="00DE18DD"/>
    <w:rsid w:val="00DE1AAE"/>
    <w:rsid w:val="00DE1CE4"/>
    <w:rsid w:val="00DE1E75"/>
    <w:rsid w:val="00DE20ED"/>
    <w:rsid w:val="00DE241B"/>
    <w:rsid w:val="00DE2475"/>
    <w:rsid w:val="00DE24B8"/>
    <w:rsid w:val="00DE2951"/>
    <w:rsid w:val="00DE2A93"/>
    <w:rsid w:val="00DE2A98"/>
    <w:rsid w:val="00DE301B"/>
    <w:rsid w:val="00DE319C"/>
    <w:rsid w:val="00DE3234"/>
    <w:rsid w:val="00DE3304"/>
    <w:rsid w:val="00DE36C9"/>
    <w:rsid w:val="00DE3B1F"/>
    <w:rsid w:val="00DE3C90"/>
    <w:rsid w:val="00DE3E49"/>
    <w:rsid w:val="00DE3E83"/>
    <w:rsid w:val="00DE3EE5"/>
    <w:rsid w:val="00DE412B"/>
    <w:rsid w:val="00DE4284"/>
    <w:rsid w:val="00DE44B4"/>
    <w:rsid w:val="00DE4955"/>
    <w:rsid w:val="00DE4C87"/>
    <w:rsid w:val="00DE4DA7"/>
    <w:rsid w:val="00DE4DE3"/>
    <w:rsid w:val="00DE4E6C"/>
    <w:rsid w:val="00DE4E8D"/>
    <w:rsid w:val="00DE4EC1"/>
    <w:rsid w:val="00DE510D"/>
    <w:rsid w:val="00DE53DA"/>
    <w:rsid w:val="00DE575F"/>
    <w:rsid w:val="00DE580F"/>
    <w:rsid w:val="00DE591A"/>
    <w:rsid w:val="00DE5D5A"/>
    <w:rsid w:val="00DE5E8F"/>
    <w:rsid w:val="00DE607E"/>
    <w:rsid w:val="00DE6310"/>
    <w:rsid w:val="00DE64B8"/>
    <w:rsid w:val="00DE66AE"/>
    <w:rsid w:val="00DE66C3"/>
    <w:rsid w:val="00DE6AD6"/>
    <w:rsid w:val="00DE6B0E"/>
    <w:rsid w:val="00DE6D3B"/>
    <w:rsid w:val="00DE6E5F"/>
    <w:rsid w:val="00DE6FF8"/>
    <w:rsid w:val="00DE720A"/>
    <w:rsid w:val="00DE7367"/>
    <w:rsid w:val="00DE73B0"/>
    <w:rsid w:val="00DE7564"/>
    <w:rsid w:val="00DE790B"/>
    <w:rsid w:val="00DE79A7"/>
    <w:rsid w:val="00DE7C91"/>
    <w:rsid w:val="00DE7D52"/>
    <w:rsid w:val="00DE7D72"/>
    <w:rsid w:val="00DE7DF5"/>
    <w:rsid w:val="00DE7F85"/>
    <w:rsid w:val="00DED9F9"/>
    <w:rsid w:val="00DEEF14"/>
    <w:rsid w:val="00DF04D0"/>
    <w:rsid w:val="00DF0955"/>
    <w:rsid w:val="00DF0A43"/>
    <w:rsid w:val="00DF0B01"/>
    <w:rsid w:val="00DF0B79"/>
    <w:rsid w:val="00DF0BDD"/>
    <w:rsid w:val="00DF130E"/>
    <w:rsid w:val="00DF13A6"/>
    <w:rsid w:val="00DF145E"/>
    <w:rsid w:val="00DF1B31"/>
    <w:rsid w:val="00DF1C25"/>
    <w:rsid w:val="00DF1CFA"/>
    <w:rsid w:val="00DF1DDB"/>
    <w:rsid w:val="00DF2134"/>
    <w:rsid w:val="00DF213A"/>
    <w:rsid w:val="00DF226F"/>
    <w:rsid w:val="00DF23DF"/>
    <w:rsid w:val="00DF2499"/>
    <w:rsid w:val="00DF2A22"/>
    <w:rsid w:val="00DF3254"/>
    <w:rsid w:val="00DF3328"/>
    <w:rsid w:val="00DF40C8"/>
    <w:rsid w:val="00DF4129"/>
    <w:rsid w:val="00DF458A"/>
    <w:rsid w:val="00DF4EB6"/>
    <w:rsid w:val="00DF5055"/>
    <w:rsid w:val="00DF516C"/>
    <w:rsid w:val="00DF5820"/>
    <w:rsid w:val="00DF5AEA"/>
    <w:rsid w:val="00DF5F8C"/>
    <w:rsid w:val="00DF60FC"/>
    <w:rsid w:val="00DF6120"/>
    <w:rsid w:val="00DF6498"/>
    <w:rsid w:val="00DF655A"/>
    <w:rsid w:val="00DF676F"/>
    <w:rsid w:val="00DF701D"/>
    <w:rsid w:val="00DF72AA"/>
    <w:rsid w:val="00DF73AB"/>
    <w:rsid w:val="00DF7959"/>
    <w:rsid w:val="00DF7B88"/>
    <w:rsid w:val="00E00106"/>
    <w:rsid w:val="00E006D3"/>
    <w:rsid w:val="00E00E9C"/>
    <w:rsid w:val="00E00EA3"/>
    <w:rsid w:val="00E00F07"/>
    <w:rsid w:val="00E00FF4"/>
    <w:rsid w:val="00E010D6"/>
    <w:rsid w:val="00E010DE"/>
    <w:rsid w:val="00E011E9"/>
    <w:rsid w:val="00E01686"/>
    <w:rsid w:val="00E018F0"/>
    <w:rsid w:val="00E01B22"/>
    <w:rsid w:val="00E01ED5"/>
    <w:rsid w:val="00E02185"/>
    <w:rsid w:val="00E02262"/>
    <w:rsid w:val="00E02671"/>
    <w:rsid w:val="00E02826"/>
    <w:rsid w:val="00E029F7"/>
    <w:rsid w:val="00E02A17"/>
    <w:rsid w:val="00E02C90"/>
    <w:rsid w:val="00E02E1A"/>
    <w:rsid w:val="00E02E7A"/>
    <w:rsid w:val="00E02F6E"/>
    <w:rsid w:val="00E03251"/>
    <w:rsid w:val="00E032F5"/>
    <w:rsid w:val="00E03530"/>
    <w:rsid w:val="00E03541"/>
    <w:rsid w:val="00E0406C"/>
    <w:rsid w:val="00E041FC"/>
    <w:rsid w:val="00E04547"/>
    <w:rsid w:val="00E04743"/>
    <w:rsid w:val="00E0496D"/>
    <w:rsid w:val="00E04F62"/>
    <w:rsid w:val="00E05694"/>
    <w:rsid w:val="00E05807"/>
    <w:rsid w:val="00E05B40"/>
    <w:rsid w:val="00E05D74"/>
    <w:rsid w:val="00E0605B"/>
    <w:rsid w:val="00E06107"/>
    <w:rsid w:val="00E06126"/>
    <w:rsid w:val="00E061F0"/>
    <w:rsid w:val="00E06BA6"/>
    <w:rsid w:val="00E06CB3"/>
    <w:rsid w:val="00E06D39"/>
    <w:rsid w:val="00E06D46"/>
    <w:rsid w:val="00E06D6E"/>
    <w:rsid w:val="00E06DDF"/>
    <w:rsid w:val="00E071DE"/>
    <w:rsid w:val="00E0742D"/>
    <w:rsid w:val="00E076DE"/>
    <w:rsid w:val="00E077A3"/>
    <w:rsid w:val="00E07B27"/>
    <w:rsid w:val="00E07CF9"/>
    <w:rsid w:val="00E07F2D"/>
    <w:rsid w:val="00E1035E"/>
    <w:rsid w:val="00E10AC5"/>
    <w:rsid w:val="00E10DC2"/>
    <w:rsid w:val="00E10F2A"/>
    <w:rsid w:val="00E11204"/>
    <w:rsid w:val="00E1124B"/>
    <w:rsid w:val="00E1136D"/>
    <w:rsid w:val="00E116EC"/>
    <w:rsid w:val="00E11C5F"/>
    <w:rsid w:val="00E11E53"/>
    <w:rsid w:val="00E12389"/>
    <w:rsid w:val="00E12541"/>
    <w:rsid w:val="00E128D4"/>
    <w:rsid w:val="00E12EF1"/>
    <w:rsid w:val="00E1301F"/>
    <w:rsid w:val="00E13097"/>
    <w:rsid w:val="00E130AF"/>
    <w:rsid w:val="00E1314B"/>
    <w:rsid w:val="00E132E0"/>
    <w:rsid w:val="00E13419"/>
    <w:rsid w:val="00E13532"/>
    <w:rsid w:val="00E1358C"/>
    <w:rsid w:val="00E13B8A"/>
    <w:rsid w:val="00E13ECC"/>
    <w:rsid w:val="00E14197"/>
    <w:rsid w:val="00E145A2"/>
    <w:rsid w:val="00E153C4"/>
    <w:rsid w:val="00E156E6"/>
    <w:rsid w:val="00E15842"/>
    <w:rsid w:val="00E15926"/>
    <w:rsid w:val="00E15965"/>
    <w:rsid w:val="00E15BF5"/>
    <w:rsid w:val="00E15F6E"/>
    <w:rsid w:val="00E16014"/>
    <w:rsid w:val="00E167B5"/>
    <w:rsid w:val="00E168CD"/>
    <w:rsid w:val="00E169F1"/>
    <w:rsid w:val="00E16AF5"/>
    <w:rsid w:val="00E172F0"/>
    <w:rsid w:val="00E178E3"/>
    <w:rsid w:val="00E1799F"/>
    <w:rsid w:val="00E207C6"/>
    <w:rsid w:val="00E20D6F"/>
    <w:rsid w:val="00E20F3E"/>
    <w:rsid w:val="00E2142E"/>
    <w:rsid w:val="00E21477"/>
    <w:rsid w:val="00E2148E"/>
    <w:rsid w:val="00E21498"/>
    <w:rsid w:val="00E21674"/>
    <w:rsid w:val="00E216AF"/>
    <w:rsid w:val="00E21884"/>
    <w:rsid w:val="00E21CEA"/>
    <w:rsid w:val="00E21E28"/>
    <w:rsid w:val="00E21E93"/>
    <w:rsid w:val="00E21F4D"/>
    <w:rsid w:val="00E21F85"/>
    <w:rsid w:val="00E225C8"/>
    <w:rsid w:val="00E225DB"/>
    <w:rsid w:val="00E225FC"/>
    <w:rsid w:val="00E22814"/>
    <w:rsid w:val="00E229AE"/>
    <w:rsid w:val="00E22ED6"/>
    <w:rsid w:val="00E2341A"/>
    <w:rsid w:val="00E235DA"/>
    <w:rsid w:val="00E24049"/>
    <w:rsid w:val="00E24153"/>
    <w:rsid w:val="00E2425F"/>
    <w:rsid w:val="00E242B9"/>
    <w:rsid w:val="00E244B5"/>
    <w:rsid w:val="00E24545"/>
    <w:rsid w:val="00E245BC"/>
    <w:rsid w:val="00E24681"/>
    <w:rsid w:val="00E24B12"/>
    <w:rsid w:val="00E24B41"/>
    <w:rsid w:val="00E24BF0"/>
    <w:rsid w:val="00E258EA"/>
    <w:rsid w:val="00E25AE0"/>
    <w:rsid w:val="00E25D3D"/>
    <w:rsid w:val="00E25F6A"/>
    <w:rsid w:val="00E2608B"/>
    <w:rsid w:val="00E26221"/>
    <w:rsid w:val="00E26294"/>
    <w:rsid w:val="00E263AC"/>
    <w:rsid w:val="00E265A0"/>
    <w:rsid w:val="00E266DE"/>
    <w:rsid w:val="00E2676F"/>
    <w:rsid w:val="00E2679C"/>
    <w:rsid w:val="00E2679D"/>
    <w:rsid w:val="00E26836"/>
    <w:rsid w:val="00E26A4D"/>
    <w:rsid w:val="00E26E2A"/>
    <w:rsid w:val="00E2706A"/>
    <w:rsid w:val="00E2736D"/>
    <w:rsid w:val="00E2771D"/>
    <w:rsid w:val="00E27765"/>
    <w:rsid w:val="00E27B72"/>
    <w:rsid w:val="00E27F1B"/>
    <w:rsid w:val="00E30108"/>
    <w:rsid w:val="00E3016C"/>
    <w:rsid w:val="00E3030F"/>
    <w:rsid w:val="00E303F0"/>
    <w:rsid w:val="00E30604"/>
    <w:rsid w:val="00E3067B"/>
    <w:rsid w:val="00E30726"/>
    <w:rsid w:val="00E30849"/>
    <w:rsid w:val="00E3095F"/>
    <w:rsid w:val="00E3120C"/>
    <w:rsid w:val="00E31431"/>
    <w:rsid w:val="00E31692"/>
    <w:rsid w:val="00E31705"/>
    <w:rsid w:val="00E318CA"/>
    <w:rsid w:val="00E318DA"/>
    <w:rsid w:val="00E31994"/>
    <w:rsid w:val="00E31C90"/>
    <w:rsid w:val="00E31CA3"/>
    <w:rsid w:val="00E32546"/>
    <w:rsid w:val="00E325F8"/>
    <w:rsid w:val="00E325FD"/>
    <w:rsid w:val="00E32637"/>
    <w:rsid w:val="00E326C5"/>
    <w:rsid w:val="00E32ACD"/>
    <w:rsid w:val="00E32B3E"/>
    <w:rsid w:val="00E32BB9"/>
    <w:rsid w:val="00E32CE8"/>
    <w:rsid w:val="00E32D97"/>
    <w:rsid w:val="00E33077"/>
    <w:rsid w:val="00E3327B"/>
    <w:rsid w:val="00E33338"/>
    <w:rsid w:val="00E3337E"/>
    <w:rsid w:val="00E33A84"/>
    <w:rsid w:val="00E33C8D"/>
    <w:rsid w:val="00E33CB1"/>
    <w:rsid w:val="00E33CF1"/>
    <w:rsid w:val="00E34475"/>
    <w:rsid w:val="00E34666"/>
    <w:rsid w:val="00E3470C"/>
    <w:rsid w:val="00E3470E"/>
    <w:rsid w:val="00E3475F"/>
    <w:rsid w:val="00E34B78"/>
    <w:rsid w:val="00E34C99"/>
    <w:rsid w:val="00E3518B"/>
    <w:rsid w:val="00E3536C"/>
    <w:rsid w:val="00E35C51"/>
    <w:rsid w:val="00E35CD8"/>
    <w:rsid w:val="00E35E2E"/>
    <w:rsid w:val="00E35FA4"/>
    <w:rsid w:val="00E36080"/>
    <w:rsid w:val="00E367A8"/>
    <w:rsid w:val="00E36C27"/>
    <w:rsid w:val="00E36C31"/>
    <w:rsid w:val="00E36DC6"/>
    <w:rsid w:val="00E3735A"/>
    <w:rsid w:val="00E3773B"/>
    <w:rsid w:val="00E37749"/>
    <w:rsid w:val="00E37793"/>
    <w:rsid w:val="00E37AE0"/>
    <w:rsid w:val="00E37BC0"/>
    <w:rsid w:val="00E37D65"/>
    <w:rsid w:val="00E37E9F"/>
    <w:rsid w:val="00E40340"/>
    <w:rsid w:val="00E4046C"/>
    <w:rsid w:val="00E405E3"/>
    <w:rsid w:val="00E40965"/>
    <w:rsid w:val="00E4097A"/>
    <w:rsid w:val="00E40E12"/>
    <w:rsid w:val="00E4112B"/>
    <w:rsid w:val="00E41147"/>
    <w:rsid w:val="00E413E2"/>
    <w:rsid w:val="00E41677"/>
    <w:rsid w:val="00E41A5B"/>
    <w:rsid w:val="00E420BE"/>
    <w:rsid w:val="00E420E9"/>
    <w:rsid w:val="00E42291"/>
    <w:rsid w:val="00E422C1"/>
    <w:rsid w:val="00E42407"/>
    <w:rsid w:val="00E42B35"/>
    <w:rsid w:val="00E42DA3"/>
    <w:rsid w:val="00E42DE8"/>
    <w:rsid w:val="00E4333C"/>
    <w:rsid w:val="00E4337A"/>
    <w:rsid w:val="00E433E0"/>
    <w:rsid w:val="00E434E0"/>
    <w:rsid w:val="00E434E7"/>
    <w:rsid w:val="00E435F7"/>
    <w:rsid w:val="00E43628"/>
    <w:rsid w:val="00E43966"/>
    <w:rsid w:val="00E43B3D"/>
    <w:rsid w:val="00E441B8"/>
    <w:rsid w:val="00E4438C"/>
    <w:rsid w:val="00E443C4"/>
    <w:rsid w:val="00E44676"/>
    <w:rsid w:val="00E446D0"/>
    <w:rsid w:val="00E44AA2"/>
    <w:rsid w:val="00E44BF5"/>
    <w:rsid w:val="00E44FC9"/>
    <w:rsid w:val="00E451A1"/>
    <w:rsid w:val="00E455D9"/>
    <w:rsid w:val="00E456B9"/>
    <w:rsid w:val="00E457C7"/>
    <w:rsid w:val="00E45861"/>
    <w:rsid w:val="00E4592B"/>
    <w:rsid w:val="00E4592C"/>
    <w:rsid w:val="00E45CB0"/>
    <w:rsid w:val="00E460FB"/>
    <w:rsid w:val="00E4612A"/>
    <w:rsid w:val="00E462D8"/>
    <w:rsid w:val="00E46536"/>
    <w:rsid w:val="00E46689"/>
    <w:rsid w:val="00E46ED0"/>
    <w:rsid w:val="00E47657"/>
    <w:rsid w:val="00E478E7"/>
    <w:rsid w:val="00E47B50"/>
    <w:rsid w:val="00E47D49"/>
    <w:rsid w:val="00E503BE"/>
    <w:rsid w:val="00E506B7"/>
    <w:rsid w:val="00E50A56"/>
    <w:rsid w:val="00E50B1D"/>
    <w:rsid w:val="00E50C8E"/>
    <w:rsid w:val="00E50CEC"/>
    <w:rsid w:val="00E50ECB"/>
    <w:rsid w:val="00E511F1"/>
    <w:rsid w:val="00E5190B"/>
    <w:rsid w:val="00E51D99"/>
    <w:rsid w:val="00E51E76"/>
    <w:rsid w:val="00E51F39"/>
    <w:rsid w:val="00E52095"/>
    <w:rsid w:val="00E529CB"/>
    <w:rsid w:val="00E52BA6"/>
    <w:rsid w:val="00E52D78"/>
    <w:rsid w:val="00E52EFE"/>
    <w:rsid w:val="00E53208"/>
    <w:rsid w:val="00E53209"/>
    <w:rsid w:val="00E536B4"/>
    <w:rsid w:val="00E53A5A"/>
    <w:rsid w:val="00E547A4"/>
    <w:rsid w:val="00E548F6"/>
    <w:rsid w:val="00E54979"/>
    <w:rsid w:val="00E54B2D"/>
    <w:rsid w:val="00E54D0B"/>
    <w:rsid w:val="00E54DBE"/>
    <w:rsid w:val="00E54FAB"/>
    <w:rsid w:val="00E550C0"/>
    <w:rsid w:val="00E556BB"/>
    <w:rsid w:val="00E558BA"/>
    <w:rsid w:val="00E558EC"/>
    <w:rsid w:val="00E55CFE"/>
    <w:rsid w:val="00E55E43"/>
    <w:rsid w:val="00E55EE6"/>
    <w:rsid w:val="00E55FAC"/>
    <w:rsid w:val="00E562E0"/>
    <w:rsid w:val="00E56330"/>
    <w:rsid w:val="00E56424"/>
    <w:rsid w:val="00E56975"/>
    <w:rsid w:val="00E56E56"/>
    <w:rsid w:val="00E56FC8"/>
    <w:rsid w:val="00E57663"/>
    <w:rsid w:val="00E577D7"/>
    <w:rsid w:val="00E5790A"/>
    <w:rsid w:val="00E57BD0"/>
    <w:rsid w:val="00E57DC5"/>
    <w:rsid w:val="00E57E45"/>
    <w:rsid w:val="00E6008C"/>
    <w:rsid w:val="00E60231"/>
    <w:rsid w:val="00E60838"/>
    <w:rsid w:val="00E60B46"/>
    <w:rsid w:val="00E60DC3"/>
    <w:rsid w:val="00E60E04"/>
    <w:rsid w:val="00E61587"/>
    <w:rsid w:val="00E617CD"/>
    <w:rsid w:val="00E61D15"/>
    <w:rsid w:val="00E62072"/>
    <w:rsid w:val="00E623C3"/>
    <w:rsid w:val="00E62522"/>
    <w:rsid w:val="00E62875"/>
    <w:rsid w:val="00E6287A"/>
    <w:rsid w:val="00E62B7B"/>
    <w:rsid w:val="00E632AB"/>
    <w:rsid w:val="00E63847"/>
    <w:rsid w:val="00E639B4"/>
    <w:rsid w:val="00E63AB5"/>
    <w:rsid w:val="00E63E5A"/>
    <w:rsid w:val="00E63E9B"/>
    <w:rsid w:val="00E63F50"/>
    <w:rsid w:val="00E642EE"/>
    <w:rsid w:val="00E643E3"/>
    <w:rsid w:val="00E6447E"/>
    <w:rsid w:val="00E64EA2"/>
    <w:rsid w:val="00E651F9"/>
    <w:rsid w:val="00E65265"/>
    <w:rsid w:val="00E653D3"/>
    <w:rsid w:val="00E66837"/>
    <w:rsid w:val="00E668B0"/>
    <w:rsid w:val="00E668D0"/>
    <w:rsid w:val="00E6697D"/>
    <w:rsid w:val="00E670F6"/>
    <w:rsid w:val="00E670FE"/>
    <w:rsid w:val="00E67923"/>
    <w:rsid w:val="00E70297"/>
    <w:rsid w:val="00E703AE"/>
    <w:rsid w:val="00E7045E"/>
    <w:rsid w:val="00E7056B"/>
    <w:rsid w:val="00E70635"/>
    <w:rsid w:val="00E7075F"/>
    <w:rsid w:val="00E70BF4"/>
    <w:rsid w:val="00E710B8"/>
    <w:rsid w:val="00E7113E"/>
    <w:rsid w:val="00E7124E"/>
    <w:rsid w:val="00E7189D"/>
    <w:rsid w:val="00E7190E"/>
    <w:rsid w:val="00E71939"/>
    <w:rsid w:val="00E71C38"/>
    <w:rsid w:val="00E71C9A"/>
    <w:rsid w:val="00E71DC3"/>
    <w:rsid w:val="00E72010"/>
    <w:rsid w:val="00E721BC"/>
    <w:rsid w:val="00E72466"/>
    <w:rsid w:val="00E72C30"/>
    <w:rsid w:val="00E72DEE"/>
    <w:rsid w:val="00E72E3F"/>
    <w:rsid w:val="00E72E5A"/>
    <w:rsid w:val="00E7314A"/>
    <w:rsid w:val="00E732AC"/>
    <w:rsid w:val="00E73321"/>
    <w:rsid w:val="00E73C08"/>
    <w:rsid w:val="00E73CD3"/>
    <w:rsid w:val="00E73DBB"/>
    <w:rsid w:val="00E73F03"/>
    <w:rsid w:val="00E73F9A"/>
    <w:rsid w:val="00E742BF"/>
    <w:rsid w:val="00E747B1"/>
    <w:rsid w:val="00E7482D"/>
    <w:rsid w:val="00E74879"/>
    <w:rsid w:val="00E74992"/>
    <w:rsid w:val="00E74AA9"/>
    <w:rsid w:val="00E74B22"/>
    <w:rsid w:val="00E74D17"/>
    <w:rsid w:val="00E74F79"/>
    <w:rsid w:val="00E75079"/>
    <w:rsid w:val="00E75106"/>
    <w:rsid w:val="00E7547F"/>
    <w:rsid w:val="00E755BC"/>
    <w:rsid w:val="00E757D6"/>
    <w:rsid w:val="00E759C8"/>
    <w:rsid w:val="00E76098"/>
    <w:rsid w:val="00E7610C"/>
    <w:rsid w:val="00E76116"/>
    <w:rsid w:val="00E763E9"/>
    <w:rsid w:val="00E76489"/>
    <w:rsid w:val="00E76663"/>
    <w:rsid w:val="00E76C46"/>
    <w:rsid w:val="00E76DC2"/>
    <w:rsid w:val="00E771B2"/>
    <w:rsid w:val="00E77436"/>
    <w:rsid w:val="00E77487"/>
    <w:rsid w:val="00E775DA"/>
    <w:rsid w:val="00E778E9"/>
    <w:rsid w:val="00E77937"/>
    <w:rsid w:val="00E77DC7"/>
    <w:rsid w:val="00E77FBF"/>
    <w:rsid w:val="00E80002"/>
    <w:rsid w:val="00E80069"/>
    <w:rsid w:val="00E802DB"/>
    <w:rsid w:val="00E804E5"/>
    <w:rsid w:val="00E806F3"/>
    <w:rsid w:val="00E80974"/>
    <w:rsid w:val="00E80B7A"/>
    <w:rsid w:val="00E80CEE"/>
    <w:rsid w:val="00E817FA"/>
    <w:rsid w:val="00E81C6B"/>
    <w:rsid w:val="00E81D08"/>
    <w:rsid w:val="00E82153"/>
    <w:rsid w:val="00E827A1"/>
    <w:rsid w:val="00E82AFE"/>
    <w:rsid w:val="00E82D5C"/>
    <w:rsid w:val="00E82FAD"/>
    <w:rsid w:val="00E8369A"/>
    <w:rsid w:val="00E83759"/>
    <w:rsid w:val="00E841CF"/>
    <w:rsid w:val="00E84A15"/>
    <w:rsid w:val="00E84AF5"/>
    <w:rsid w:val="00E84BEA"/>
    <w:rsid w:val="00E853D8"/>
    <w:rsid w:val="00E85455"/>
    <w:rsid w:val="00E8548F"/>
    <w:rsid w:val="00E858CE"/>
    <w:rsid w:val="00E85AD7"/>
    <w:rsid w:val="00E85F70"/>
    <w:rsid w:val="00E861E9"/>
    <w:rsid w:val="00E86401"/>
    <w:rsid w:val="00E8666F"/>
    <w:rsid w:val="00E869E3"/>
    <w:rsid w:val="00E86A94"/>
    <w:rsid w:val="00E86A9D"/>
    <w:rsid w:val="00E86B50"/>
    <w:rsid w:val="00E86C47"/>
    <w:rsid w:val="00E86E4F"/>
    <w:rsid w:val="00E86FC2"/>
    <w:rsid w:val="00E8708C"/>
    <w:rsid w:val="00E87119"/>
    <w:rsid w:val="00E87A26"/>
    <w:rsid w:val="00E87A8F"/>
    <w:rsid w:val="00E87F56"/>
    <w:rsid w:val="00E905A5"/>
    <w:rsid w:val="00E9061A"/>
    <w:rsid w:val="00E909B9"/>
    <w:rsid w:val="00E91531"/>
    <w:rsid w:val="00E915D6"/>
    <w:rsid w:val="00E91AB5"/>
    <w:rsid w:val="00E91D8B"/>
    <w:rsid w:val="00E91E91"/>
    <w:rsid w:val="00E91FA5"/>
    <w:rsid w:val="00E921E6"/>
    <w:rsid w:val="00E9238B"/>
    <w:rsid w:val="00E9246C"/>
    <w:rsid w:val="00E929C6"/>
    <w:rsid w:val="00E92A73"/>
    <w:rsid w:val="00E93118"/>
    <w:rsid w:val="00E9334D"/>
    <w:rsid w:val="00E934A6"/>
    <w:rsid w:val="00E934A9"/>
    <w:rsid w:val="00E9353A"/>
    <w:rsid w:val="00E9366C"/>
    <w:rsid w:val="00E938B4"/>
    <w:rsid w:val="00E93A94"/>
    <w:rsid w:val="00E93AE7"/>
    <w:rsid w:val="00E93F6B"/>
    <w:rsid w:val="00E94017"/>
    <w:rsid w:val="00E9413D"/>
    <w:rsid w:val="00E942CF"/>
    <w:rsid w:val="00E94419"/>
    <w:rsid w:val="00E945C5"/>
    <w:rsid w:val="00E94DD8"/>
    <w:rsid w:val="00E94F56"/>
    <w:rsid w:val="00E95512"/>
    <w:rsid w:val="00E95A2D"/>
    <w:rsid w:val="00E95B31"/>
    <w:rsid w:val="00E95CC3"/>
    <w:rsid w:val="00E96150"/>
    <w:rsid w:val="00E96538"/>
    <w:rsid w:val="00E96A85"/>
    <w:rsid w:val="00E96AE0"/>
    <w:rsid w:val="00E96B53"/>
    <w:rsid w:val="00E96C31"/>
    <w:rsid w:val="00E96FF2"/>
    <w:rsid w:val="00E972A8"/>
    <w:rsid w:val="00E9781A"/>
    <w:rsid w:val="00E97B20"/>
    <w:rsid w:val="00E97B2C"/>
    <w:rsid w:val="00E97B81"/>
    <w:rsid w:val="00E97D75"/>
    <w:rsid w:val="00E97E9D"/>
    <w:rsid w:val="00E97F15"/>
    <w:rsid w:val="00EA02F4"/>
    <w:rsid w:val="00EA05E9"/>
    <w:rsid w:val="00EA0933"/>
    <w:rsid w:val="00EA09E7"/>
    <w:rsid w:val="00EA0AF7"/>
    <w:rsid w:val="00EA0E35"/>
    <w:rsid w:val="00EA11F2"/>
    <w:rsid w:val="00EA1279"/>
    <w:rsid w:val="00EA1405"/>
    <w:rsid w:val="00EA142B"/>
    <w:rsid w:val="00EA1790"/>
    <w:rsid w:val="00EA189B"/>
    <w:rsid w:val="00EA1FE7"/>
    <w:rsid w:val="00EA26D0"/>
    <w:rsid w:val="00EA2A61"/>
    <w:rsid w:val="00EA2D43"/>
    <w:rsid w:val="00EA2D68"/>
    <w:rsid w:val="00EA2DAC"/>
    <w:rsid w:val="00EA2DC2"/>
    <w:rsid w:val="00EA33F9"/>
    <w:rsid w:val="00EA35AA"/>
    <w:rsid w:val="00EA36F4"/>
    <w:rsid w:val="00EA3A09"/>
    <w:rsid w:val="00EA3B3B"/>
    <w:rsid w:val="00EA3D59"/>
    <w:rsid w:val="00EA4179"/>
    <w:rsid w:val="00EA419B"/>
    <w:rsid w:val="00EA436A"/>
    <w:rsid w:val="00EA4522"/>
    <w:rsid w:val="00EA4944"/>
    <w:rsid w:val="00EA497F"/>
    <w:rsid w:val="00EA5939"/>
    <w:rsid w:val="00EA5CA9"/>
    <w:rsid w:val="00EA5E03"/>
    <w:rsid w:val="00EA5F5B"/>
    <w:rsid w:val="00EA61CC"/>
    <w:rsid w:val="00EA6203"/>
    <w:rsid w:val="00EA6262"/>
    <w:rsid w:val="00EA6AFC"/>
    <w:rsid w:val="00EA6E7D"/>
    <w:rsid w:val="00EA70D3"/>
    <w:rsid w:val="00EA7229"/>
    <w:rsid w:val="00EA73DE"/>
    <w:rsid w:val="00EA76C8"/>
    <w:rsid w:val="00EA7924"/>
    <w:rsid w:val="00EB03BD"/>
    <w:rsid w:val="00EB055F"/>
    <w:rsid w:val="00EB05EF"/>
    <w:rsid w:val="00EB0A8B"/>
    <w:rsid w:val="00EB0CC2"/>
    <w:rsid w:val="00EB0D34"/>
    <w:rsid w:val="00EB0FDA"/>
    <w:rsid w:val="00EB1554"/>
    <w:rsid w:val="00EB18D4"/>
    <w:rsid w:val="00EB21FF"/>
    <w:rsid w:val="00EB2208"/>
    <w:rsid w:val="00EB23AD"/>
    <w:rsid w:val="00EB259B"/>
    <w:rsid w:val="00EB2753"/>
    <w:rsid w:val="00EB2944"/>
    <w:rsid w:val="00EB298A"/>
    <w:rsid w:val="00EB2A23"/>
    <w:rsid w:val="00EB2B22"/>
    <w:rsid w:val="00EB2DA8"/>
    <w:rsid w:val="00EB3822"/>
    <w:rsid w:val="00EB3A6E"/>
    <w:rsid w:val="00EB3B53"/>
    <w:rsid w:val="00EB3BE1"/>
    <w:rsid w:val="00EB3DD4"/>
    <w:rsid w:val="00EB3EA0"/>
    <w:rsid w:val="00EB3EE2"/>
    <w:rsid w:val="00EB4290"/>
    <w:rsid w:val="00EB4785"/>
    <w:rsid w:val="00EB478A"/>
    <w:rsid w:val="00EB479B"/>
    <w:rsid w:val="00EB4965"/>
    <w:rsid w:val="00EB4A43"/>
    <w:rsid w:val="00EB4D75"/>
    <w:rsid w:val="00EB4D7C"/>
    <w:rsid w:val="00EB4E46"/>
    <w:rsid w:val="00EB516D"/>
    <w:rsid w:val="00EB52B8"/>
    <w:rsid w:val="00EB54A0"/>
    <w:rsid w:val="00EB5533"/>
    <w:rsid w:val="00EB5803"/>
    <w:rsid w:val="00EB5D74"/>
    <w:rsid w:val="00EB5F89"/>
    <w:rsid w:val="00EB6428"/>
    <w:rsid w:val="00EB65CA"/>
    <w:rsid w:val="00EB69F4"/>
    <w:rsid w:val="00EB6A0D"/>
    <w:rsid w:val="00EB6B43"/>
    <w:rsid w:val="00EB6E1E"/>
    <w:rsid w:val="00EB70DB"/>
    <w:rsid w:val="00EB712F"/>
    <w:rsid w:val="00EB78DB"/>
    <w:rsid w:val="00EB7A3D"/>
    <w:rsid w:val="00EB7BF5"/>
    <w:rsid w:val="00EC0210"/>
    <w:rsid w:val="00EC02C8"/>
    <w:rsid w:val="00EC07CB"/>
    <w:rsid w:val="00EC0851"/>
    <w:rsid w:val="00EC09F3"/>
    <w:rsid w:val="00EC0A5B"/>
    <w:rsid w:val="00EC0A7C"/>
    <w:rsid w:val="00EC0D1F"/>
    <w:rsid w:val="00EC0E63"/>
    <w:rsid w:val="00EC0F09"/>
    <w:rsid w:val="00EC155E"/>
    <w:rsid w:val="00EC1619"/>
    <w:rsid w:val="00EC1704"/>
    <w:rsid w:val="00EC1C93"/>
    <w:rsid w:val="00EC1E72"/>
    <w:rsid w:val="00EC1FEC"/>
    <w:rsid w:val="00EC2096"/>
    <w:rsid w:val="00EC214F"/>
    <w:rsid w:val="00EC2393"/>
    <w:rsid w:val="00EC2435"/>
    <w:rsid w:val="00EC26A9"/>
    <w:rsid w:val="00EC2819"/>
    <w:rsid w:val="00EC2A5B"/>
    <w:rsid w:val="00EC2A6B"/>
    <w:rsid w:val="00EC2A7C"/>
    <w:rsid w:val="00EC2B42"/>
    <w:rsid w:val="00EC2CCA"/>
    <w:rsid w:val="00EC2D12"/>
    <w:rsid w:val="00EC2EEF"/>
    <w:rsid w:val="00EC3380"/>
    <w:rsid w:val="00EC3FBF"/>
    <w:rsid w:val="00EC4145"/>
    <w:rsid w:val="00EC451E"/>
    <w:rsid w:val="00EC45E5"/>
    <w:rsid w:val="00EC4A8D"/>
    <w:rsid w:val="00EC4FF1"/>
    <w:rsid w:val="00EC4FF9"/>
    <w:rsid w:val="00EC56C2"/>
    <w:rsid w:val="00EC602C"/>
    <w:rsid w:val="00EC6379"/>
    <w:rsid w:val="00EC6665"/>
    <w:rsid w:val="00EC68D5"/>
    <w:rsid w:val="00EC69D7"/>
    <w:rsid w:val="00EC6B81"/>
    <w:rsid w:val="00EC6EF4"/>
    <w:rsid w:val="00EC75DE"/>
    <w:rsid w:val="00EC760E"/>
    <w:rsid w:val="00EC76C8"/>
    <w:rsid w:val="00EC7816"/>
    <w:rsid w:val="00EC792E"/>
    <w:rsid w:val="00EC7A8E"/>
    <w:rsid w:val="00EC7EE4"/>
    <w:rsid w:val="00ED0107"/>
    <w:rsid w:val="00ED0586"/>
    <w:rsid w:val="00ED06B5"/>
    <w:rsid w:val="00ED0812"/>
    <w:rsid w:val="00ED08E8"/>
    <w:rsid w:val="00ED0B9C"/>
    <w:rsid w:val="00ED0CE5"/>
    <w:rsid w:val="00ED145F"/>
    <w:rsid w:val="00ED14AB"/>
    <w:rsid w:val="00ED164A"/>
    <w:rsid w:val="00ED1983"/>
    <w:rsid w:val="00ED19A6"/>
    <w:rsid w:val="00ED1B86"/>
    <w:rsid w:val="00ED1C45"/>
    <w:rsid w:val="00ED1C95"/>
    <w:rsid w:val="00ED1E29"/>
    <w:rsid w:val="00ED1EB9"/>
    <w:rsid w:val="00ED1F27"/>
    <w:rsid w:val="00ED1FFF"/>
    <w:rsid w:val="00ED2368"/>
    <w:rsid w:val="00ED27E9"/>
    <w:rsid w:val="00ED2806"/>
    <w:rsid w:val="00ED2BDF"/>
    <w:rsid w:val="00ED2C06"/>
    <w:rsid w:val="00ED2C0D"/>
    <w:rsid w:val="00ED2D1F"/>
    <w:rsid w:val="00ED2DC8"/>
    <w:rsid w:val="00ED2DEC"/>
    <w:rsid w:val="00ED2EB0"/>
    <w:rsid w:val="00ED2FE3"/>
    <w:rsid w:val="00ED3258"/>
    <w:rsid w:val="00ED3B04"/>
    <w:rsid w:val="00ED3D16"/>
    <w:rsid w:val="00ED3E91"/>
    <w:rsid w:val="00ED4338"/>
    <w:rsid w:val="00ED4446"/>
    <w:rsid w:val="00ED4608"/>
    <w:rsid w:val="00ED4696"/>
    <w:rsid w:val="00ED48C9"/>
    <w:rsid w:val="00ED4917"/>
    <w:rsid w:val="00ED4C46"/>
    <w:rsid w:val="00ED4CFD"/>
    <w:rsid w:val="00ED4FBD"/>
    <w:rsid w:val="00ED500E"/>
    <w:rsid w:val="00ED5137"/>
    <w:rsid w:val="00ED58CC"/>
    <w:rsid w:val="00ED58ED"/>
    <w:rsid w:val="00ED5972"/>
    <w:rsid w:val="00ED5998"/>
    <w:rsid w:val="00ED59B6"/>
    <w:rsid w:val="00ED59CA"/>
    <w:rsid w:val="00ED5C02"/>
    <w:rsid w:val="00ED5EBC"/>
    <w:rsid w:val="00ED6569"/>
    <w:rsid w:val="00ED678A"/>
    <w:rsid w:val="00ED681A"/>
    <w:rsid w:val="00ED68FE"/>
    <w:rsid w:val="00ED6BD7"/>
    <w:rsid w:val="00ED6D9B"/>
    <w:rsid w:val="00ED6DA8"/>
    <w:rsid w:val="00ED6DD3"/>
    <w:rsid w:val="00ED6E40"/>
    <w:rsid w:val="00ED704C"/>
    <w:rsid w:val="00ED7124"/>
    <w:rsid w:val="00ED761F"/>
    <w:rsid w:val="00ED85A1"/>
    <w:rsid w:val="00EE0107"/>
    <w:rsid w:val="00EE06FF"/>
    <w:rsid w:val="00EE0753"/>
    <w:rsid w:val="00EE07D1"/>
    <w:rsid w:val="00EE0A71"/>
    <w:rsid w:val="00EE0A84"/>
    <w:rsid w:val="00EE0C9E"/>
    <w:rsid w:val="00EE0F2C"/>
    <w:rsid w:val="00EE1241"/>
    <w:rsid w:val="00EE145B"/>
    <w:rsid w:val="00EE164F"/>
    <w:rsid w:val="00EE1745"/>
    <w:rsid w:val="00EE1C83"/>
    <w:rsid w:val="00EE209C"/>
    <w:rsid w:val="00EE21C5"/>
    <w:rsid w:val="00EE22B7"/>
    <w:rsid w:val="00EE249C"/>
    <w:rsid w:val="00EE2681"/>
    <w:rsid w:val="00EE2745"/>
    <w:rsid w:val="00EE2C1E"/>
    <w:rsid w:val="00EE2F5E"/>
    <w:rsid w:val="00EE2F81"/>
    <w:rsid w:val="00EE3166"/>
    <w:rsid w:val="00EE3B88"/>
    <w:rsid w:val="00EE3F9A"/>
    <w:rsid w:val="00EE43B5"/>
    <w:rsid w:val="00EE43DB"/>
    <w:rsid w:val="00EE44D6"/>
    <w:rsid w:val="00EE4A96"/>
    <w:rsid w:val="00EE4AF5"/>
    <w:rsid w:val="00EE4AF7"/>
    <w:rsid w:val="00EE4E0D"/>
    <w:rsid w:val="00EE51C9"/>
    <w:rsid w:val="00EE5459"/>
    <w:rsid w:val="00EE581C"/>
    <w:rsid w:val="00EE585E"/>
    <w:rsid w:val="00EE5ACA"/>
    <w:rsid w:val="00EE5F86"/>
    <w:rsid w:val="00EE5FFB"/>
    <w:rsid w:val="00EE60B7"/>
    <w:rsid w:val="00EE6242"/>
    <w:rsid w:val="00EE6522"/>
    <w:rsid w:val="00EE697E"/>
    <w:rsid w:val="00EE6AD2"/>
    <w:rsid w:val="00EE6BD8"/>
    <w:rsid w:val="00EE6C1A"/>
    <w:rsid w:val="00EE6FF6"/>
    <w:rsid w:val="00EE7144"/>
    <w:rsid w:val="00EE7164"/>
    <w:rsid w:val="00EE71C1"/>
    <w:rsid w:val="00EE7390"/>
    <w:rsid w:val="00EE76EB"/>
    <w:rsid w:val="00EE7A97"/>
    <w:rsid w:val="00EE7BE1"/>
    <w:rsid w:val="00EE7D81"/>
    <w:rsid w:val="00EE7EF3"/>
    <w:rsid w:val="00EE7F6E"/>
    <w:rsid w:val="00EF01D5"/>
    <w:rsid w:val="00EF024A"/>
    <w:rsid w:val="00EF037A"/>
    <w:rsid w:val="00EF0ACF"/>
    <w:rsid w:val="00EF0EFC"/>
    <w:rsid w:val="00EF0FE1"/>
    <w:rsid w:val="00EF1037"/>
    <w:rsid w:val="00EF1078"/>
    <w:rsid w:val="00EF10BF"/>
    <w:rsid w:val="00EF19A3"/>
    <w:rsid w:val="00EF1E07"/>
    <w:rsid w:val="00EF2225"/>
    <w:rsid w:val="00EF2528"/>
    <w:rsid w:val="00EF25D6"/>
    <w:rsid w:val="00EF2AA7"/>
    <w:rsid w:val="00EF2D6C"/>
    <w:rsid w:val="00EF2DD3"/>
    <w:rsid w:val="00EF2EC6"/>
    <w:rsid w:val="00EF305C"/>
    <w:rsid w:val="00EF3408"/>
    <w:rsid w:val="00EF353C"/>
    <w:rsid w:val="00EF372D"/>
    <w:rsid w:val="00EF37F1"/>
    <w:rsid w:val="00EF3811"/>
    <w:rsid w:val="00EF39CE"/>
    <w:rsid w:val="00EF3D6D"/>
    <w:rsid w:val="00EF4042"/>
    <w:rsid w:val="00EF418C"/>
    <w:rsid w:val="00EF441D"/>
    <w:rsid w:val="00EF47A6"/>
    <w:rsid w:val="00EF4899"/>
    <w:rsid w:val="00EF48D2"/>
    <w:rsid w:val="00EF48F5"/>
    <w:rsid w:val="00EF492A"/>
    <w:rsid w:val="00EF4B5B"/>
    <w:rsid w:val="00EF4E1B"/>
    <w:rsid w:val="00EF4E41"/>
    <w:rsid w:val="00EF4FFB"/>
    <w:rsid w:val="00EF53E4"/>
    <w:rsid w:val="00EF54F1"/>
    <w:rsid w:val="00EF5613"/>
    <w:rsid w:val="00EF572B"/>
    <w:rsid w:val="00EF5813"/>
    <w:rsid w:val="00EF5B24"/>
    <w:rsid w:val="00EF5B67"/>
    <w:rsid w:val="00EF5D23"/>
    <w:rsid w:val="00EF5E1F"/>
    <w:rsid w:val="00EF5F09"/>
    <w:rsid w:val="00EF5F0A"/>
    <w:rsid w:val="00EF6066"/>
    <w:rsid w:val="00EF615E"/>
    <w:rsid w:val="00EF6165"/>
    <w:rsid w:val="00EF6416"/>
    <w:rsid w:val="00EF6541"/>
    <w:rsid w:val="00EF6F8E"/>
    <w:rsid w:val="00EF719E"/>
    <w:rsid w:val="00EF773F"/>
    <w:rsid w:val="00EF7893"/>
    <w:rsid w:val="00EF78CA"/>
    <w:rsid w:val="00EF79AE"/>
    <w:rsid w:val="00EF7AA0"/>
    <w:rsid w:val="00EF7B28"/>
    <w:rsid w:val="00EF7DD2"/>
    <w:rsid w:val="00EF7E03"/>
    <w:rsid w:val="00F00162"/>
    <w:rsid w:val="00F002FA"/>
    <w:rsid w:val="00F006AF"/>
    <w:rsid w:val="00F00A12"/>
    <w:rsid w:val="00F00B48"/>
    <w:rsid w:val="00F00E89"/>
    <w:rsid w:val="00F00E8B"/>
    <w:rsid w:val="00F010C1"/>
    <w:rsid w:val="00F011B5"/>
    <w:rsid w:val="00F0133B"/>
    <w:rsid w:val="00F013E5"/>
    <w:rsid w:val="00F01483"/>
    <w:rsid w:val="00F01528"/>
    <w:rsid w:val="00F01716"/>
    <w:rsid w:val="00F017C0"/>
    <w:rsid w:val="00F01B0B"/>
    <w:rsid w:val="00F01C38"/>
    <w:rsid w:val="00F01E07"/>
    <w:rsid w:val="00F0208B"/>
    <w:rsid w:val="00F02224"/>
    <w:rsid w:val="00F022FE"/>
    <w:rsid w:val="00F0244E"/>
    <w:rsid w:val="00F02500"/>
    <w:rsid w:val="00F02A53"/>
    <w:rsid w:val="00F02AB0"/>
    <w:rsid w:val="00F02B51"/>
    <w:rsid w:val="00F02E1A"/>
    <w:rsid w:val="00F034AF"/>
    <w:rsid w:val="00F03A3D"/>
    <w:rsid w:val="00F03B5C"/>
    <w:rsid w:val="00F04327"/>
    <w:rsid w:val="00F043A3"/>
    <w:rsid w:val="00F04616"/>
    <w:rsid w:val="00F0496C"/>
    <w:rsid w:val="00F04A72"/>
    <w:rsid w:val="00F04BC2"/>
    <w:rsid w:val="00F04BF0"/>
    <w:rsid w:val="00F04E3B"/>
    <w:rsid w:val="00F04EB9"/>
    <w:rsid w:val="00F04EFF"/>
    <w:rsid w:val="00F051E9"/>
    <w:rsid w:val="00F05389"/>
    <w:rsid w:val="00F057DF"/>
    <w:rsid w:val="00F05A3D"/>
    <w:rsid w:val="00F05B7E"/>
    <w:rsid w:val="00F05E34"/>
    <w:rsid w:val="00F06443"/>
    <w:rsid w:val="00F06575"/>
    <w:rsid w:val="00F06590"/>
    <w:rsid w:val="00F0662A"/>
    <w:rsid w:val="00F06758"/>
    <w:rsid w:val="00F067DE"/>
    <w:rsid w:val="00F06A75"/>
    <w:rsid w:val="00F06AD8"/>
    <w:rsid w:val="00F06C75"/>
    <w:rsid w:val="00F06DA0"/>
    <w:rsid w:val="00F07149"/>
    <w:rsid w:val="00F07650"/>
    <w:rsid w:val="00F10460"/>
    <w:rsid w:val="00F104F8"/>
    <w:rsid w:val="00F10A5A"/>
    <w:rsid w:val="00F10A75"/>
    <w:rsid w:val="00F10CFF"/>
    <w:rsid w:val="00F1102F"/>
    <w:rsid w:val="00F114EB"/>
    <w:rsid w:val="00F1164F"/>
    <w:rsid w:val="00F119D4"/>
    <w:rsid w:val="00F11C7F"/>
    <w:rsid w:val="00F121E2"/>
    <w:rsid w:val="00F124AC"/>
    <w:rsid w:val="00F1251B"/>
    <w:rsid w:val="00F128B7"/>
    <w:rsid w:val="00F12C00"/>
    <w:rsid w:val="00F13384"/>
    <w:rsid w:val="00F135A2"/>
    <w:rsid w:val="00F13816"/>
    <w:rsid w:val="00F13960"/>
    <w:rsid w:val="00F13C7F"/>
    <w:rsid w:val="00F13EA4"/>
    <w:rsid w:val="00F13FAF"/>
    <w:rsid w:val="00F14083"/>
    <w:rsid w:val="00F14181"/>
    <w:rsid w:val="00F141F7"/>
    <w:rsid w:val="00F15048"/>
    <w:rsid w:val="00F1568B"/>
    <w:rsid w:val="00F15A98"/>
    <w:rsid w:val="00F15E7E"/>
    <w:rsid w:val="00F15F76"/>
    <w:rsid w:val="00F161FD"/>
    <w:rsid w:val="00F163E6"/>
    <w:rsid w:val="00F16838"/>
    <w:rsid w:val="00F16BB3"/>
    <w:rsid w:val="00F16C3F"/>
    <w:rsid w:val="00F17028"/>
    <w:rsid w:val="00F17482"/>
    <w:rsid w:val="00F175D4"/>
    <w:rsid w:val="00F176B0"/>
    <w:rsid w:val="00F179DD"/>
    <w:rsid w:val="00F17A11"/>
    <w:rsid w:val="00F17E19"/>
    <w:rsid w:val="00F17F91"/>
    <w:rsid w:val="00F202E3"/>
    <w:rsid w:val="00F20530"/>
    <w:rsid w:val="00F20BD9"/>
    <w:rsid w:val="00F20D58"/>
    <w:rsid w:val="00F20E42"/>
    <w:rsid w:val="00F21708"/>
    <w:rsid w:val="00F2176C"/>
    <w:rsid w:val="00F21919"/>
    <w:rsid w:val="00F219F9"/>
    <w:rsid w:val="00F21D60"/>
    <w:rsid w:val="00F21D91"/>
    <w:rsid w:val="00F21E9D"/>
    <w:rsid w:val="00F2207A"/>
    <w:rsid w:val="00F22109"/>
    <w:rsid w:val="00F22AD8"/>
    <w:rsid w:val="00F22C12"/>
    <w:rsid w:val="00F22C1F"/>
    <w:rsid w:val="00F22DB1"/>
    <w:rsid w:val="00F22E24"/>
    <w:rsid w:val="00F237A6"/>
    <w:rsid w:val="00F237B1"/>
    <w:rsid w:val="00F239B3"/>
    <w:rsid w:val="00F23A6C"/>
    <w:rsid w:val="00F23E0C"/>
    <w:rsid w:val="00F23E13"/>
    <w:rsid w:val="00F23ED7"/>
    <w:rsid w:val="00F2430F"/>
    <w:rsid w:val="00F246EF"/>
    <w:rsid w:val="00F24904"/>
    <w:rsid w:val="00F24A22"/>
    <w:rsid w:val="00F24B2E"/>
    <w:rsid w:val="00F24BB7"/>
    <w:rsid w:val="00F24BE7"/>
    <w:rsid w:val="00F24BFA"/>
    <w:rsid w:val="00F24CE0"/>
    <w:rsid w:val="00F24DFC"/>
    <w:rsid w:val="00F25267"/>
    <w:rsid w:val="00F253C2"/>
    <w:rsid w:val="00F25430"/>
    <w:rsid w:val="00F25487"/>
    <w:rsid w:val="00F2553B"/>
    <w:rsid w:val="00F25568"/>
    <w:rsid w:val="00F25897"/>
    <w:rsid w:val="00F25E9E"/>
    <w:rsid w:val="00F2659A"/>
    <w:rsid w:val="00F2680A"/>
    <w:rsid w:val="00F2687D"/>
    <w:rsid w:val="00F26B46"/>
    <w:rsid w:val="00F26E05"/>
    <w:rsid w:val="00F26EAB"/>
    <w:rsid w:val="00F26F61"/>
    <w:rsid w:val="00F26F83"/>
    <w:rsid w:val="00F27228"/>
    <w:rsid w:val="00F273DE"/>
    <w:rsid w:val="00F273E3"/>
    <w:rsid w:val="00F2745A"/>
    <w:rsid w:val="00F2791D"/>
    <w:rsid w:val="00F30032"/>
    <w:rsid w:val="00F3045F"/>
    <w:rsid w:val="00F308DF"/>
    <w:rsid w:val="00F30936"/>
    <w:rsid w:val="00F30C9F"/>
    <w:rsid w:val="00F31149"/>
    <w:rsid w:val="00F31443"/>
    <w:rsid w:val="00F3150E"/>
    <w:rsid w:val="00F31598"/>
    <w:rsid w:val="00F3184A"/>
    <w:rsid w:val="00F319B6"/>
    <w:rsid w:val="00F31B53"/>
    <w:rsid w:val="00F31B59"/>
    <w:rsid w:val="00F31BCB"/>
    <w:rsid w:val="00F31C94"/>
    <w:rsid w:val="00F31E6B"/>
    <w:rsid w:val="00F31F20"/>
    <w:rsid w:val="00F32A27"/>
    <w:rsid w:val="00F32F1C"/>
    <w:rsid w:val="00F330E5"/>
    <w:rsid w:val="00F33905"/>
    <w:rsid w:val="00F33E15"/>
    <w:rsid w:val="00F33F6B"/>
    <w:rsid w:val="00F343F7"/>
    <w:rsid w:val="00F34687"/>
    <w:rsid w:val="00F34706"/>
    <w:rsid w:val="00F348E1"/>
    <w:rsid w:val="00F34E6C"/>
    <w:rsid w:val="00F35010"/>
    <w:rsid w:val="00F35295"/>
    <w:rsid w:val="00F3548C"/>
    <w:rsid w:val="00F35531"/>
    <w:rsid w:val="00F3556E"/>
    <w:rsid w:val="00F3568C"/>
    <w:rsid w:val="00F35768"/>
    <w:rsid w:val="00F35869"/>
    <w:rsid w:val="00F35932"/>
    <w:rsid w:val="00F35ADF"/>
    <w:rsid w:val="00F36396"/>
    <w:rsid w:val="00F3643C"/>
    <w:rsid w:val="00F36520"/>
    <w:rsid w:val="00F36539"/>
    <w:rsid w:val="00F3673E"/>
    <w:rsid w:val="00F369B8"/>
    <w:rsid w:val="00F36A20"/>
    <w:rsid w:val="00F36E96"/>
    <w:rsid w:val="00F3724B"/>
    <w:rsid w:val="00F37388"/>
    <w:rsid w:val="00F37459"/>
    <w:rsid w:val="00F379F3"/>
    <w:rsid w:val="00F37AF9"/>
    <w:rsid w:val="00F40052"/>
    <w:rsid w:val="00F40562"/>
    <w:rsid w:val="00F406E5"/>
    <w:rsid w:val="00F4088E"/>
    <w:rsid w:val="00F40C5A"/>
    <w:rsid w:val="00F40CB8"/>
    <w:rsid w:val="00F40CE7"/>
    <w:rsid w:val="00F410C6"/>
    <w:rsid w:val="00F41178"/>
    <w:rsid w:val="00F412CF"/>
    <w:rsid w:val="00F414E9"/>
    <w:rsid w:val="00F4158F"/>
    <w:rsid w:val="00F4175D"/>
    <w:rsid w:val="00F41891"/>
    <w:rsid w:val="00F41981"/>
    <w:rsid w:val="00F41ACA"/>
    <w:rsid w:val="00F41BD3"/>
    <w:rsid w:val="00F41D15"/>
    <w:rsid w:val="00F42499"/>
    <w:rsid w:val="00F4251E"/>
    <w:rsid w:val="00F42AF7"/>
    <w:rsid w:val="00F42C0D"/>
    <w:rsid w:val="00F42D73"/>
    <w:rsid w:val="00F42E59"/>
    <w:rsid w:val="00F42EB5"/>
    <w:rsid w:val="00F42F84"/>
    <w:rsid w:val="00F42FA8"/>
    <w:rsid w:val="00F4327F"/>
    <w:rsid w:val="00F43325"/>
    <w:rsid w:val="00F4335B"/>
    <w:rsid w:val="00F43851"/>
    <w:rsid w:val="00F43946"/>
    <w:rsid w:val="00F43A6D"/>
    <w:rsid w:val="00F43ADC"/>
    <w:rsid w:val="00F43D60"/>
    <w:rsid w:val="00F43EBE"/>
    <w:rsid w:val="00F44162"/>
    <w:rsid w:val="00F44BB2"/>
    <w:rsid w:val="00F44BE6"/>
    <w:rsid w:val="00F4543D"/>
    <w:rsid w:val="00F4552E"/>
    <w:rsid w:val="00F455BB"/>
    <w:rsid w:val="00F455CB"/>
    <w:rsid w:val="00F45EC4"/>
    <w:rsid w:val="00F461CB"/>
    <w:rsid w:val="00F4633C"/>
    <w:rsid w:val="00F4637A"/>
    <w:rsid w:val="00F464DA"/>
    <w:rsid w:val="00F46813"/>
    <w:rsid w:val="00F468EC"/>
    <w:rsid w:val="00F469F9"/>
    <w:rsid w:val="00F47215"/>
    <w:rsid w:val="00F4753A"/>
    <w:rsid w:val="00F47651"/>
    <w:rsid w:val="00F478B8"/>
    <w:rsid w:val="00F4792C"/>
    <w:rsid w:val="00F47983"/>
    <w:rsid w:val="00F47B35"/>
    <w:rsid w:val="00F47B54"/>
    <w:rsid w:val="00F47B59"/>
    <w:rsid w:val="00F47CBF"/>
    <w:rsid w:val="00F47EA2"/>
    <w:rsid w:val="00F4C814"/>
    <w:rsid w:val="00F501DD"/>
    <w:rsid w:val="00F50345"/>
    <w:rsid w:val="00F50618"/>
    <w:rsid w:val="00F50984"/>
    <w:rsid w:val="00F50DA2"/>
    <w:rsid w:val="00F50DDE"/>
    <w:rsid w:val="00F50FED"/>
    <w:rsid w:val="00F510B5"/>
    <w:rsid w:val="00F5137C"/>
    <w:rsid w:val="00F51528"/>
    <w:rsid w:val="00F51807"/>
    <w:rsid w:val="00F5189B"/>
    <w:rsid w:val="00F51A56"/>
    <w:rsid w:val="00F51B5D"/>
    <w:rsid w:val="00F51D52"/>
    <w:rsid w:val="00F5228A"/>
    <w:rsid w:val="00F5231A"/>
    <w:rsid w:val="00F5238E"/>
    <w:rsid w:val="00F5248E"/>
    <w:rsid w:val="00F528FF"/>
    <w:rsid w:val="00F52A64"/>
    <w:rsid w:val="00F52F14"/>
    <w:rsid w:val="00F52F6F"/>
    <w:rsid w:val="00F532F5"/>
    <w:rsid w:val="00F5337D"/>
    <w:rsid w:val="00F5344A"/>
    <w:rsid w:val="00F534DB"/>
    <w:rsid w:val="00F5352E"/>
    <w:rsid w:val="00F5356D"/>
    <w:rsid w:val="00F5358C"/>
    <w:rsid w:val="00F53C50"/>
    <w:rsid w:val="00F542E4"/>
    <w:rsid w:val="00F5455D"/>
    <w:rsid w:val="00F547CE"/>
    <w:rsid w:val="00F5493B"/>
    <w:rsid w:val="00F54A7B"/>
    <w:rsid w:val="00F54B6F"/>
    <w:rsid w:val="00F54DF5"/>
    <w:rsid w:val="00F54EF8"/>
    <w:rsid w:val="00F55071"/>
    <w:rsid w:val="00F550CF"/>
    <w:rsid w:val="00F55468"/>
    <w:rsid w:val="00F55889"/>
    <w:rsid w:val="00F55B71"/>
    <w:rsid w:val="00F55C9F"/>
    <w:rsid w:val="00F56043"/>
    <w:rsid w:val="00F564D7"/>
    <w:rsid w:val="00F5680B"/>
    <w:rsid w:val="00F56839"/>
    <w:rsid w:val="00F56B48"/>
    <w:rsid w:val="00F56D41"/>
    <w:rsid w:val="00F56E35"/>
    <w:rsid w:val="00F57089"/>
    <w:rsid w:val="00F5720F"/>
    <w:rsid w:val="00F575FF"/>
    <w:rsid w:val="00F57798"/>
    <w:rsid w:val="00F57F2B"/>
    <w:rsid w:val="00F6016A"/>
    <w:rsid w:val="00F60341"/>
    <w:rsid w:val="00F6057D"/>
    <w:rsid w:val="00F60669"/>
    <w:rsid w:val="00F6082E"/>
    <w:rsid w:val="00F60927"/>
    <w:rsid w:val="00F609CE"/>
    <w:rsid w:val="00F60B4B"/>
    <w:rsid w:val="00F60DAA"/>
    <w:rsid w:val="00F610F0"/>
    <w:rsid w:val="00F61124"/>
    <w:rsid w:val="00F61255"/>
    <w:rsid w:val="00F612F9"/>
    <w:rsid w:val="00F613EA"/>
    <w:rsid w:val="00F614E8"/>
    <w:rsid w:val="00F6169A"/>
    <w:rsid w:val="00F61A8D"/>
    <w:rsid w:val="00F61E27"/>
    <w:rsid w:val="00F61EAA"/>
    <w:rsid w:val="00F61F58"/>
    <w:rsid w:val="00F62282"/>
    <w:rsid w:val="00F622F2"/>
    <w:rsid w:val="00F62443"/>
    <w:rsid w:val="00F629A1"/>
    <w:rsid w:val="00F62A5F"/>
    <w:rsid w:val="00F62BE0"/>
    <w:rsid w:val="00F62D17"/>
    <w:rsid w:val="00F63410"/>
    <w:rsid w:val="00F63496"/>
    <w:rsid w:val="00F63660"/>
    <w:rsid w:val="00F6373D"/>
    <w:rsid w:val="00F63991"/>
    <w:rsid w:val="00F63AC2"/>
    <w:rsid w:val="00F63C98"/>
    <w:rsid w:val="00F644DC"/>
    <w:rsid w:val="00F64B3C"/>
    <w:rsid w:val="00F64BB1"/>
    <w:rsid w:val="00F64BFE"/>
    <w:rsid w:val="00F64E6D"/>
    <w:rsid w:val="00F65BF8"/>
    <w:rsid w:val="00F65C19"/>
    <w:rsid w:val="00F65C53"/>
    <w:rsid w:val="00F65D41"/>
    <w:rsid w:val="00F66039"/>
    <w:rsid w:val="00F661FA"/>
    <w:rsid w:val="00F66349"/>
    <w:rsid w:val="00F66383"/>
    <w:rsid w:val="00F66532"/>
    <w:rsid w:val="00F66731"/>
    <w:rsid w:val="00F66B26"/>
    <w:rsid w:val="00F66D15"/>
    <w:rsid w:val="00F66E6B"/>
    <w:rsid w:val="00F673A0"/>
    <w:rsid w:val="00F674A5"/>
    <w:rsid w:val="00F67645"/>
    <w:rsid w:val="00F678E2"/>
    <w:rsid w:val="00F67AB5"/>
    <w:rsid w:val="00F70169"/>
    <w:rsid w:val="00F70370"/>
    <w:rsid w:val="00F70556"/>
    <w:rsid w:val="00F707AC"/>
    <w:rsid w:val="00F70D86"/>
    <w:rsid w:val="00F70DCF"/>
    <w:rsid w:val="00F7129C"/>
    <w:rsid w:val="00F71CEE"/>
    <w:rsid w:val="00F71D74"/>
    <w:rsid w:val="00F71FCB"/>
    <w:rsid w:val="00F72393"/>
    <w:rsid w:val="00F72D46"/>
    <w:rsid w:val="00F72DE6"/>
    <w:rsid w:val="00F72F52"/>
    <w:rsid w:val="00F731CA"/>
    <w:rsid w:val="00F736E6"/>
    <w:rsid w:val="00F7374A"/>
    <w:rsid w:val="00F738B2"/>
    <w:rsid w:val="00F739AB"/>
    <w:rsid w:val="00F739BD"/>
    <w:rsid w:val="00F73AF5"/>
    <w:rsid w:val="00F7409D"/>
    <w:rsid w:val="00F7445E"/>
    <w:rsid w:val="00F744A2"/>
    <w:rsid w:val="00F747CF"/>
    <w:rsid w:val="00F747D2"/>
    <w:rsid w:val="00F747E0"/>
    <w:rsid w:val="00F748E5"/>
    <w:rsid w:val="00F74EA3"/>
    <w:rsid w:val="00F756D4"/>
    <w:rsid w:val="00F75851"/>
    <w:rsid w:val="00F75DF2"/>
    <w:rsid w:val="00F75E11"/>
    <w:rsid w:val="00F76341"/>
    <w:rsid w:val="00F7639E"/>
    <w:rsid w:val="00F766F2"/>
    <w:rsid w:val="00F76829"/>
    <w:rsid w:val="00F76883"/>
    <w:rsid w:val="00F76F34"/>
    <w:rsid w:val="00F76F71"/>
    <w:rsid w:val="00F77024"/>
    <w:rsid w:val="00F77427"/>
    <w:rsid w:val="00F774BD"/>
    <w:rsid w:val="00F77C33"/>
    <w:rsid w:val="00F77D1C"/>
    <w:rsid w:val="00F800DD"/>
    <w:rsid w:val="00F80261"/>
    <w:rsid w:val="00F802AB"/>
    <w:rsid w:val="00F8038E"/>
    <w:rsid w:val="00F80F7F"/>
    <w:rsid w:val="00F80FB2"/>
    <w:rsid w:val="00F811C5"/>
    <w:rsid w:val="00F81237"/>
    <w:rsid w:val="00F81D08"/>
    <w:rsid w:val="00F81E71"/>
    <w:rsid w:val="00F820E2"/>
    <w:rsid w:val="00F8235C"/>
    <w:rsid w:val="00F82416"/>
    <w:rsid w:val="00F82508"/>
    <w:rsid w:val="00F82B78"/>
    <w:rsid w:val="00F82B79"/>
    <w:rsid w:val="00F82C66"/>
    <w:rsid w:val="00F82CCC"/>
    <w:rsid w:val="00F82F68"/>
    <w:rsid w:val="00F8338C"/>
    <w:rsid w:val="00F8339B"/>
    <w:rsid w:val="00F8340D"/>
    <w:rsid w:val="00F8363E"/>
    <w:rsid w:val="00F83C1B"/>
    <w:rsid w:val="00F83DE4"/>
    <w:rsid w:val="00F842F2"/>
    <w:rsid w:val="00F844D1"/>
    <w:rsid w:val="00F846A2"/>
    <w:rsid w:val="00F84AD7"/>
    <w:rsid w:val="00F8546B"/>
    <w:rsid w:val="00F854DE"/>
    <w:rsid w:val="00F85AB4"/>
    <w:rsid w:val="00F85B4A"/>
    <w:rsid w:val="00F85C30"/>
    <w:rsid w:val="00F85C47"/>
    <w:rsid w:val="00F85CCC"/>
    <w:rsid w:val="00F8613E"/>
    <w:rsid w:val="00F864DB"/>
    <w:rsid w:val="00F86648"/>
    <w:rsid w:val="00F8680B"/>
    <w:rsid w:val="00F8697F"/>
    <w:rsid w:val="00F8698B"/>
    <w:rsid w:val="00F86BFC"/>
    <w:rsid w:val="00F86D36"/>
    <w:rsid w:val="00F86E28"/>
    <w:rsid w:val="00F87273"/>
    <w:rsid w:val="00F8785E"/>
    <w:rsid w:val="00F87D09"/>
    <w:rsid w:val="00F90225"/>
    <w:rsid w:val="00F902A0"/>
    <w:rsid w:val="00F90426"/>
    <w:rsid w:val="00F9046C"/>
    <w:rsid w:val="00F904D5"/>
    <w:rsid w:val="00F9053F"/>
    <w:rsid w:val="00F90681"/>
    <w:rsid w:val="00F90A38"/>
    <w:rsid w:val="00F90A87"/>
    <w:rsid w:val="00F90C94"/>
    <w:rsid w:val="00F90D1B"/>
    <w:rsid w:val="00F90DEB"/>
    <w:rsid w:val="00F91454"/>
    <w:rsid w:val="00F91574"/>
    <w:rsid w:val="00F916A1"/>
    <w:rsid w:val="00F91F47"/>
    <w:rsid w:val="00F91FBB"/>
    <w:rsid w:val="00F92235"/>
    <w:rsid w:val="00F922EC"/>
    <w:rsid w:val="00F92303"/>
    <w:rsid w:val="00F92609"/>
    <w:rsid w:val="00F9298A"/>
    <w:rsid w:val="00F929EB"/>
    <w:rsid w:val="00F92CD3"/>
    <w:rsid w:val="00F92F9C"/>
    <w:rsid w:val="00F92FA6"/>
    <w:rsid w:val="00F9310A"/>
    <w:rsid w:val="00F935EE"/>
    <w:rsid w:val="00F936D3"/>
    <w:rsid w:val="00F93800"/>
    <w:rsid w:val="00F93CE6"/>
    <w:rsid w:val="00F943C6"/>
    <w:rsid w:val="00F9443B"/>
    <w:rsid w:val="00F94B0D"/>
    <w:rsid w:val="00F94E9C"/>
    <w:rsid w:val="00F9509F"/>
    <w:rsid w:val="00F9514F"/>
    <w:rsid w:val="00F951EC"/>
    <w:rsid w:val="00F95247"/>
    <w:rsid w:val="00F953D9"/>
    <w:rsid w:val="00F9548B"/>
    <w:rsid w:val="00F955AB"/>
    <w:rsid w:val="00F955ED"/>
    <w:rsid w:val="00F956A7"/>
    <w:rsid w:val="00F95D6F"/>
    <w:rsid w:val="00F95DC6"/>
    <w:rsid w:val="00F95DF1"/>
    <w:rsid w:val="00F95E4B"/>
    <w:rsid w:val="00F96735"/>
    <w:rsid w:val="00F969D2"/>
    <w:rsid w:val="00F96D45"/>
    <w:rsid w:val="00F96FAF"/>
    <w:rsid w:val="00F97085"/>
    <w:rsid w:val="00F97221"/>
    <w:rsid w:val="00F9727F"/>
    <w:rsid w:val="00F972AC"/>
    <w:rsid w:val="00F973DC"/>
    <w:rsid w:val="00F973F2"/>
    <w:rsid w:val="00F97825"/>
    <w:rsid w:val="00F97A45"/>
    <w:rsid w:val="00F97BA2"/>
    <w:rsid w:val="00F97CD2"/>
    <w:rsid w:val="00F9C862"/>
    <w:rsid w:val="00FA02B2"/>
    <w:rsid w:val="00FA03EA"/>
    <w:rsid w:val="00FA05D7"/>
    <w:rsid w:val="00FA0976"/>
    <w:rsid w:val="00FA1089"/>
    <w:rsid w:val="00FA18E0"/>
    <w:rsid w:val="00FA1A42"/>
    <w:rsid w:val="00FA21C3"/>
    <w:rsid w:val="00FA239D"/>
    <w:rsid w:val="00FA2426"/>
    <w:rsid w:val="00FA259B"/>
    <w:rsid w:val="00FA26C5"/>
    <w:rsid w:val="00FA28DB"/>
    <w:rsid w:val="00FA2BDA"/>
    <w:rsid w:val="00FA2EF5"/>
    <w:rsid w:val="00FA30EB"/>
    <w:rsid w:val="00FA346B"/>
    <w:rsid w:val="00FA3919"/>
    <w:rsid w:val="00FA3BBD"/>
    <w:rsid w:val="00FA3FF8"/>
    <w:rsid w:val="00FA4587"/>
    <w:rsid w:val="00FA4908"/>
    <w:rsid w:val="00FA4AB6"/>
    <w:rsid w:val="00FA4E57"/>
    <w:rsid w:val="00FA5148"/>
    <w:rsid w:val="00FA526C"/>
    <w:rsid w:val="00FA5579"/>
    <w:rsid w:val="00FA56BB"/>
    <w:rsid w:val="00FA5885"/>
    <w:rsid w:val="00FA5B0A"/>
    <w:rsid w:val="00FA5BBF"/>
    <w:rsid w:val="00FA5BE1"/>
    <w:rsid w:val="00FA5BE6"/>
    <w:rsid w:val="00FA5C10"/>
    <w:rsid w:val="00FA5E6E"/>
    <w:rsid w:val="00FA5F32"/>
    <w:rsid w:val="00FA5F66"/>
    <w:rsid w:val="00FA60D1"/>
    <w:rsid w:val="00FA6269"/>
    <w:rsid w:val="00FA63D4"/>
    <w:rsid w:val="00FA63FE"/>
    <w:rsid w:val="00FA6583"/>
    <w:rsid w:val="00FA66AC"/>
    <w:rsid w:val="00FA67B5"/>
    <w:rsid w:val="00FA707E"/>
    <w:rsid w:val="00FA70D8"/>
    <w:rsid w:val="00FA73BD"/>
    <w:rsid w:val="00FA7475"/>
    <w:rsid w:val="00FA7563"/>
    <w:rsid w:val="00FA7627"/>
    <w:rsid w:val="00FA7797"/>
    <w:rsid w:val="00FA7ADC"/>
    <w:rsid w:val="00FA7B1D"/>
    <w:rsid w:val="00FA7D2F"/>
    <w:rsid w:val="00FB004F"/>
    <w:rsid w:val="00FB007D"/>
    <w:rsid w:val="00FB00E5"/>
    <w:rsid w:val="00FB033A"/>
    <w:rsid w:val="00FB05FC"/>
    <w:rsid w:val="00FB0813"/>
    <w:rsid w:val="00FB0913"/>
    <w:rsid w:val="00FB0FE9"/>
    <w:rsid w:val="00FB12F8"/>
    <w:rsid w:val="00FB17E9"/>
    <w:rsid w:val="00FB1AB3"/>
    <w:rsid w:val="00FB1B08"/>
    <w:rsid w:val="00FB1DED"/>
    <w:rsid w:val="00FB2021"/>
    <w:rsid w:val="00FB2098"/>
    <w:rsid w:val="00FB23E0"/>
    <w:rsid w:val="00FB294C"/>
    <w:rsid w:val="00FB29D5"/>
    <w:rsid w:val="00FB2A28"/>
    <w:rsid w:val="00FB2BA0"/>
    <w:rsid w:val="00FB2BFC"/>
    <w:rsid w:val="00FB2E23"/>
    <w:rsid w:val="00FB312B"/>
    <w:rsid w:val="00FB36ED"/>
    <w:rsid w:val="00FB3BC0"/>
    <w:rsid w:val="00FB3DFE"/>
    <w:rsid w:val="00FB4257"/>
    <w:rsid w:val="00FB46B3"/>
    <w:rsid w:val="00FB485A"/>
    <w:rsid w:val="00FB48D5"/>
    <w:rsid w:val="00FB4B0A"/>
    <w:rsid w:val="00FB4B66"/>
    <w:rsid w:val="00FB4F43"/>
    <w:rsid w:val="00FB5184"/>
    <w:rsid w:val="00FB5431"/>
    <w:rsid w:val="00FB5783"/>
    <w:rsid w:val="00FB600C"/>
    <w:rsid w:val="00FB60A1"/>
    <w:rsid w:val="00FB6181"/>
    <w:rsid w:val="00FB6230"/>
    <w:rsid w:val="00FB6A3B"/>
    <w:rsid w:val="00FB6A69"/>
    <w:rsid w:val="00FB7143"/>
    <w:rsid w:val="00FC0759"/>
    <w:rsid w:val="00FC0A7F"/>
    <w:rsid w:val="00FC0B74"/>
    <w:rsid w:val="00FC0C3E"/>
    <w:rsid w:val="00FC0E54"/>
    <w:rsid w:val="00FC0FC3"/>
    <w:rsid w:val="00FC113A"/>
    <w:rsid w:val="00FC12F9"/>
    <w:rsid w:val="00FC14EF"/>
    <w:rsid w:val="00FC19CE"/>
    <w:rsid w:val="00FC1B36"/>
    <w:rsid w:val="00FC1D2E"/>
    <w:rsid w:val="00FC248A"/>
    <w:rsid w:val="00FC26C4"/>
    <w:rsid w:val="00FC27EA"/>
    <w:rsid w:val="00FC2BD2"/>
    <w:rsid w:val="00FC2EB9"/>
    <w:rsid w:val="00FC3467"/>
    <w:rsid w:val="00FC3485"/>
    <w:rsid w:val="00FC357D"/>
    <w:rsid w:val="00FC373D"/>
    <w:rsid w:val="00FC3763"/>
    <w:rsid w:val="00FC3ADF"/>
    <w:rsid w:val="00FC3C8A"/>
    <w:rsid w:val="00FC3FD9"/>
    <w:rsid w:val="00FC4013"/>
    <w:rsid w:val="00FC4110"/>
    <w:rsid w:val="00FC4342"/>
    <w:rsid w:val="00FC4832"/>
    <w:rsid w:val="00FC48E1"/>
    <w:rsid w:val="00FC4D13"/>
    <w:rsid w:val="00FC4DC7"/>
    <w:rsid w:val="00FC531E"/>
    <w:rsid w:val="00FC55BC"/>
    <w:rsid w:val="00FC597E"/>
    <w:rsid w:val="00FC5995"/>
    <w:rsid w:val="00FC5A5D"/>
    <w:rsid w:val="00FC5BA1"/>
    <w:rsid w:val="00FC5C77"/>
    <w:rsid w:val="00FC60A8"/>
    <w:rsid w:val="00FC60FD"/>
    <w:rsid w:val="00FC6281"/>
    <w:rsid w:val="00FC65EE"/>
    <w:rsid w:val="00FC68F2"/>
    <w:rsid w:val="00FC6B07"/>
    <w:rsid w:val="00FC6B66"/>
    <w:rsid w:val="00FC6B74"/>
    <w:rsid w:val="00FC6C40"/>
    <w:rsid w:val="00FC6CD7"/>
    <w:rsid w:val="00FC6CEF"/>
    <w:rsid w:val="00FC6E3E"/>
    <w:rsid w:val="00FC6F69"/>
    <w:rsid w:val="00FC7121"/>
    <w:rsid w:val="00FC761E"/>
    <w:rsid w:val="00FC79B4"/>
    <w:rsid w:val="00FC7B7A"/>
    <w:rsid w:val="00FC7E97"/>
    <w:rsid w:val="00FD0143"/>
    <w:rsid w:val="00FD0177"/>
    <w:rsid w:val="00FD02ED"/>
    <w:rsid w:val="00FD07E2"/>
    <w:rsid w:val="00FD0CF0"/>
    <w:rsid w:val="00FD0FB3"/>
    <w:rsid w:val="00FD139D"/>
    <w:rsid w:val="00FD1751"/>
    <w:rsid w:val="00FD19E8"/>
    <w:rsid w:val="00FD1A3A"/>
    <w:rsid w:val="00FD1AE8"/>
    <w:rsid w:val="00FD1AFB"/>
    <w:rsid w:val="00FD1B7D"/>
    <w:rsid w:val="00FD1F76"/>
    <w:rsid w:val="00FD289D"/>
    <w:rsid w:val="00FD2D07"/>
    <w:rsid w:val="00FD33DD"/>
    <w:rsid w:val="00FD343C"/>
    <w:rsid w:val="00FD377F"/>
    <w:rsid w:val="00FD397D"/>
    <w:rsid w:val="00FD3B6E"/>
    <w:rsid w:val="00FD4135"/>
    <w:rsid w:val="00FD42FE"/>
    <w:rsid w:val="00FD436A"/>
    <w:rsid w:val="00FD4623"/>
    <w:rsid w:val="00FD47D5"/>
    <w:rsid w:val="00FD491D"/>
    <w:rsid w:val="00FD4AC0"/>
    <w:rsid w:val="00FD4D50"/>
    <w:rsid w:val="00FD4F68"/>
    <w:rsid w:val="00FD5447"/>
    <w:rsid w:val="00FD54E8"/>
    <w:rsid w:val="00FD5626"/>
    <w:rsid w:val="00FD5868"/>
    <w:rsid w:val="00FD5960"/>
    <w:rsid w:val="00FD59C4"/>
    <w:rsid w:val="00FD5BD9"/>
    <w:rsid w:val="00FD607F"/>
    <w:rsid w:val="00FD68A6"/>
    <w:rsid w:val="00FD68C7"/>
    <w:rsid w:val="00FD6BBE"/>
    <w:rsid w:val="00FD6F3D"/>
    <w:rsid w:val="00FD6FA0"/>
    <w:rsid w:val="00FD7099"/>
    <w:rsid w:val="00FD714A"/>
    <w:rsid w:val="00FD7516"/>
    <w:rsid w:val="00FD7C3A"/>
    <w:rsid w:val="00FD7F13"/>
    <w:rsid w:val="00FE019E"/>
    <w:rsid w:val="00FE03AF"/>
    <w:rsid w:val="00FE0748"/>
    <w:rsid w:val="00FE0BB2"/>
    <w:rsid w:val="00FE0D48"/>
    <w:rsid w:val="00FE0D82"/>
    <w:rsid w:val="00FE127A"/>
    <w:rsid w:val="00FE14AC"/>
    <w:rsid w:val="00FE17EF"/>
    <w:rsid w:val="00FE18B8"/>
    <w:rsid w:val="00FE234C"/>
    <w:rsid w:val="00FE273C"/>
    <w:rsid w:val="00FE27EE"/>
    <w:rsid w:val="00FE2889"/>
    <w:rsid w:val="00FE2C1D"/>
    <w:rsid w:val="00FE312C"/>
    <w:rsid w:val="00FE3148"/>
    <w:rsid w:val="00FE3292"/>
    <w:rsid w:val="00FE3CDB"/>
    <w:rsid w:val="00FE3E1F"/>
    <w:rsid w:val="00FE3EA9"/>
    <w:rsid w:val="00FE3EB2"/>
    <w:rsid w:val="00FE4019"/>
    <w:rsid w:val="00FE409D"/>
    <w:rsid w:val="00FE4103"/>
    <w:rsid w:val="00FE45B9"/>
    <w:rsid w:val="00FE470C"/>
    <w:rsid w:val="00FE482F"/>
    <w:rsid w:val="00FE49AA"/>
    <w:rsid w:val="00FE4AB5"/>
    <w:rsid w:val="00FE53AC"/>
    <w:rsid w:val="00FE5719"/>
    <w:rsid w:val="00FE58B3"/>
    <w:rsid w:val="00FE59E8"/>
    <w:rsid w:val="00FE5D9A"/>
    <w:rsid w:val="00FE695A"/>
    <w:rsid w:val="00FE6C04"/>
    <w:rsid w:val="00FE6CE5"/>
    <w:rsid w:val="00FE6CEB"/>
    <w:rsid w:val="00FE6D31"/>
    <w:rsid w:val="00FE70BF"/>
    <w:rsid w:val="00FE70F7"/>
    <w:rsid w:val="00FE7221"/>
    <w:rsid w:val="00FE730B"/>
    <w:rsid w:val="00FE739E"/>
    <w:rsid w:val="00FE7600"/>
    <w:rsid w:val="00FE76E0"/>
    <w:rsid w:val="00FE7BE0"/>
    <w:rsid w:val="00FE7EEA"/>
    <w:rsid w:val="00FE7F66"/>
    <w:rsid w:val="00FF015E"/>
    <w:rsid w:val="00FF01F7"/>
    <w:rsid w:val="00FF036E"/>
    <w:rsid w:val="00FF0484"/>
    <w:rsid w:val="00FF05AA"/>
    <w:rsid w:val="00FF0616"/>
    <w:rsid w:val="00FF09D2"/>
    <w:rsid w:val="00FF0A5D"/>
    <w:rsid w:val="00FF0C5F"/>
    <w:rsid w:val="00FF0CA1"/>
    <w:rsid w:val="00FF0D53"/>
    <w:rsid w:val="00FF0EFC"/>
    <w:rsid w:val="00FF1182"/>
    <w:rsid w:val="00FF154B"/>
    <w:rsid w:val="00FF16E4"/>
    <w:rsid w:val="00FF190F"/>
    <w:rsid w:val="00FF19C2"/>
    <w:rsid w:val="00FF1C35"/>
    <w:rsid w:val="00FF1DAD"/>
    <w:rsid w:val="00FF1F9F"/>
    <w:rsid w:val="00FF20F9"/>
    <w:rsid w:val="00FF2539"/>
    <w:rsid w:val="00FF266B"/>
    <w:rsid w:val="00FF278B"/>
    <w:rsid w:val="00FF2ACE"/>
    <w:rsid w:val="00FF2C86"/>
    <w:rsid w:val="00FF2DCA"/>
    <w:rsid w:val="00FF31E4"/>
    <w:rsid w:val="00FF40AB"/>
    <w:rsid w:val="00FF41ED"/>
    <w:rsid w:val="00FF4301"/>
    <w:rsid w:val="00FF4822"/>
    <w:rsid w:val="00FF497C"/>
    <w:rsid w:val="00FF50A3"/>
    <w:rsid w:val="00FF5A68"/>
    <w:rsid w:val="00FF5A71"/>
    <w:rsid w:val="00FF609E"/>
    <w:rsid w:val="00FF6239"/>
    <w:rsid w:val="00FF630B"/>
    <w:rsid w:val="00FF64DC"/>
    <w:rsid w:val="00FF67E3"/>
    <w:rsid w:val="00FF684B"/>
    <w:rsid w:val="00FF6AE4"/>
    <w:rsid w:val="00FF6D12"/>
    <w:rsid w:val="00FF6DFB"/>
    <w:rsid w:val="00FF73A9"/>
    <w:rsid w:val="00FF74EC"/>
    <w:rsid w:val="00FF7517"/>
    <w:rsid w:val="00FF7586"/>
    <w:rsid w:val="00FF7862"/>
    <w:rsid w:val="00FF78A3"/>
    <w:rsid w:val="00FF7B86"/>
    <w:rsid w:val="00FF7BF1"/>
    <w:rsid w:val="00FF7CC2"/>
    <w:rsid w:val="00FF7CF2"/>
    <w:rsid w:val="00FF7E28"/>
    <w:rsid w:val="010005C0"/>
    <w:rsid w:val="0107759D"/>
    <w:rsid w:val="0110AC72"/>
    <w:rsid w:val="0115055C"/>
    <w:rsid w:val="0116685D"/>
    <w:rsid w:val="01236405"/>
    <w:rsid w:val="012437E1"/>
    <w:rsid w:val="0124F008"/>
    <w:rsid w:val="0126D463"/>
    <w:rsid w:val="0129FBB4"/>
    <w:rsid w:val="0135CB76"/>
    <w:rsid w:val="013A3966"/>
    <w:rsid w:val="013B6C69"/>
    <w:rsid w:val="0140093E"/>
    <w:rsid w:val="01405F9B"/>
    <w:rsid w:val="014379D2"/>
    <w:rsid w:val="0144A457"/>
    <w:rsid w:val="01454FAF"/>
    <w:rsid w:val="0149B74A"/>
    <w:rsid w:val="014F3D9C"/>
    <w:rsid w:val="0152EF76"/>
    <w:rsid w:val="015CFF1F"/>
    <w:rsid w:val="01639E25"/>
    <w:rsid w:val="0166D8A0"/>
    <w:rsid w:val="0167C1CF"/>
    <w:rsid w:val="016A47FC"/>
    <w:rsid w:val="01755958"/>
    <w:rsid w:val="01797121"/>
    <w:rsid w:val="017CB3C1"/>
    <w:rsid w:val="017CD1F7"/>
    <w:rsid w:val="017ED691"/>
    <w:rsid w:val="017FE227"/>
    <w:rsid w:val="0181A6B5"/>
    <w:rsid w:val="018A96CD"/>
    <w:rsid w:val="018CB51A"/>
    <w:rsid w:val="018D3B66"/>
    <w:rsid w:val="018E5918"/>
    <w:rsid w:val="019052EA"/>
    <w:rsid w:val="019CD4F6"/>
    <w:rsid w:val="019FBBF2"/>
    <w:rsid w:val="01A0AAFD"/>
    <w:rsid w:val="01A66E16"/>
    <w:rsid w:val="01B65318"/>
    <w:rsid w:val="01B8E121"/>
    <w:rsid w:val="01BAE82D"/>
    <w:rsid w:val="01BBB88A"/>
    <w:rsid w:val="01BD719F"/>
    <w:rsid w:val="01C2825F"/>
    <w:rsid w:val="01C3B10A"/>
    <w:rsid w:val="01C99046"/>
    <w:rsid w:val="01D27E2B"/>
    <w:rsid w:val="01D8E87D"/>
    <w:rsid w:val="01E2DAAF"/>
    <w:rsid w:val="01E3E94A"/>
    <w:rsid w:val="01E84207"/>
    <w:rsid w:val="01E91460"/>
    <w:rsid w:val="01EB9263"/>
    <w:rsid w:val="01EEE6F4"/>
    <w:rsid w:val="0200E366"/>
    <w:rsid w:val="02020122"/>
    <w:rsid w:val="0220F5AF"/>
    <w:rsid w:val="0227C24E"/>
    <w:rsid w:val="022A32F4"/>
    <w:rsid w:val="022F62DC"/>
    <w:rsid w:val="02328C8E"/>
    <w:rsid w:val="0235F1A6"/>
    <w:rsid w:val="023D5A88"/>
    <w:rsid w:val="02430C50"/>
    <w:rsid w:val="0246C33C"/>
    <w:rsid w:val="0249984E"/>
    <w:rsid w:val="0249B485"/>
    <w:rsid w:val="024B391E"/>
    <w:rsid w:val="024E8B63"/>
    <w:rsid w:val="02504EE2"/>
    <w:rsid w:val="025607C0"/>
    <w:rsid w:val="0258B618"/>
    <w:rsid w:val="02604953"/>
    <w:rsid w:val="02624602"/>
    <w:rsid w:val="02648D91"/>
    <w:rsid w:val="026DC405"/>
    <w:rsid w:val="026E9903"/>
    <w:rsid w:val="027D10E0"/>
    <w:rsid w:val="027DC05B"/>
    <w:rsid w:val="02815A01"/>
    <w:rsid w:val="028295A5"/>
    <w:rsid w:val="028569BD"/>
    <w:rsid w:val="02864FDF"/>
    <w:rsid w:val="0286655F"/>
    <w:rsid w:val="028815E7"/>
    <w:rsid w:val="0290A421"/>
    <w:rsid w:val="02985775"/>
    <w:rsid w:val="029975B3"/>
    <w:rsid w:val="02A69E2B"/>
    <w:rsid w:val="02A7C56B"/>
    <w:rsid w:val="02AA3B5D"/>
    <w:rsid w:val="02AD60FA"/>
    <w:rsid w:val="02B3C8A3"/>
    <w:rsid w:val="02BAFA79"/>
    <w:rsid w:val="02BC2DEA"/>
    <w:rsid w:val="02C5982B"/>
    <w:rsid w:val="02CCAD81"/>
    <w:rsid w:val="02D304D5"/>
    <w:rsid w:val="02D4AC06"/>
    <w:rsid w:val="02D6ACB3"/>
    <w:rsid w:val="02DBD3C4"/>
    <w:rsid w:val="02DCAB5D"/>
    <w:rsid w:val="02DD0D81"/>
    <w:rsid w:val="02DE08BD"/>
    <w:rsid w:val="02E5888D"/>
    <w:rsid w:val="02EAEA7F"/>
    <w:rsid w:val="02EEEB85"/>
    <w:rsid w:val="02FA449F"/>
    <w:rsid w:val="02FDF42C"/>
    <w:rsid w:val="02FF2668"/>
    <w:rsid w:val="03029A3C"/>
    <w:rsid w:val="0309D99D"/>
    <w:rsid w:val="0318739B"/>
    <w:rsid w:val="031BC11C"/>
    <w:rsid w:val="031D50C6"/>
    <w:rsid w:val="03262999"/>
    <w:rsid w:val="032978AF"/>
    <w:rsid w:val="032CC10A"/>
    <w:rsid w:val="033A9ACB"/>
    <w:rsid w:val="033EA537"/>
    <w:rsid w:val="033F58AB"/>
    <w:rsid w:val="034014F1"/>
    <w:rsid w:val="0345566F"/>
    <w:rsid w:val="0345B892"/>
    <w:rsid w:val="034BDFD9"/>
    <w:rsid w:val="034C5ED6"/>
    <w:rsid w:val="0350459E"/>
    <w:rsid w:val="0353A074"/>
    <w:rsid w:val="03666B69"/>
    <w:rsid w:val="036BB88D"/>
    <w:rsid w:val="036BE1C6"/>
    <w:rsid w:val="036F50A1"/>
    <w:rsid w:val="03710E51"/>
    <w:rsid w:val="0374F3D7"/>
    <w:rsid w:val="038112C3"/>
    <w:rsid w:val="03885D0E"/>
    <w:rsid w:val="038880F8"/>
    <w:rsid w:val="038C53E4"/>
    <w:rsid w:val="038E621B"/>
    <w:rsid w:val="0395330B"/>
    <w:rsid w:val="0399A9EB"/>
    <w:rsid w:val="039BB250"/>
    <w:rsid w:val="03A3286D"/>
    <w:rsid w:val="03A78E93"/>
    <w:rsid w:val="03AED8ED"/>
    <w:rsid w:val="03B51F7E"/>
    <w:rsid w:val="03BC6B4B"/>
    <w:rsid w:val="03BD6C43"/>
    <w:rsid w:val="03C95D06"/>
    <w:rsid w:val="03CD22DD"/>
    <w:rsid w:val="03CE04B7"/>
    <w:rsid w:val="03CFAD49"/>
    <w:rsid w:val="03D11971"/>
    <w:rsid w:val="03D5837E"/>
    <w:rsid w:val="03D7E601"/>
    <w:rsid w:val="03D8D72F"/>
    <w:rsid w:val="03D96FE1"/>
    <w:rsid w:val="03DB7532"/>
    <w:rsid w:val="03E7418B"/>
    <w:rsid w:val="03EB87EF"/>
    <w:rsid w:val="03ECE821"/>
    <w:rsid w:val="03ED3ECE"/>
    <w:rsid w:val="03F145C0"/>
    <w:rsid w:val="03F2426E"/>
    <w:rsid w:val="03F25B08"/>
    <w:rsid w:val="03F318C6"/>
    <w:rsid w:val="03F6074E"/>
    <w:rsid w:val="03F830B2"/>
    <w:rsid w:val="04008839"/>
    <w:rsid w:val="040111C4"/>
    <w:rsid w:val="0401E6E2"/>
    <w:rsid w:val="04044DF7"/>
    <w:rsid w:val="0405CA7B"/>
    <w:rsid w:val="040826CF"/>
    <w:rsid w:val="040849FB"/>
    <w:rsid w:val="040A06E9"/>
    <w:rsid w:val="040F25EE"/>
    <w:rsid w:val="04105FBB"/>
    <w:rsid w:val="0417F59C"/>
    <w:rsid w:val="042039CF"/>
    <w:rsid w:val="04262FF3"/>
    <w:rsid w:val="042675AD"/>
    <w:rsid w:val="04269957"/>
    <w:rsid w:val="0429433E"/>
    <w:rsid w:val="042BEA16"/>
    <w:rsid w:val="042DA9DD"/>
    <w:rsid w:val="042E569A"/>
    <w:rsid w:val="042FF308"/>
    <w:rsid w:val="043A20B1"/>
    <w:rsid w:val="043B063D"/>
    <w:rsid w:val="0440B782"/>
    <w:rsid w:val="044D9921"/>
    <w:rsid w:val="044DDCBE"/>
    <w:rsid w:val="04513CD9"/>
    <w:rsid w:val="0455D58C"/>
    <w:rsid w:val="0460EAF2"/>
    <w:rsid w:val="04631C27"/>
    <w:rsid w:val="04672251"/>
    <w:rsid w:val="0469E3F2"/>
    <w:rsid w:val="046C0EA9"/>
    <w:rsid w:val="046C163C"/>
    <w:rsid w:val="046C9845"/>
    <w:rsid w:val="046E0D4D"/>
    <w:rsid w:val="046F6077"/>
    <w:rsid w:val="04735E83"/>
    <w:rsid w:val="047C803B"/>
    <w:rsid w:val="047FC57A"/>
    <w:rsid w:val="048CCA0E"/>
    <w:rsid w:val="048E5DE9"/>
    <w:rsid w:val="048F15DA"/>
    <w:rsid w:val="048FF092"/>
    <w:rsid w:val="0493BD61"/>
    <w:rsid w:val="0495A0ED"/>
    <w:rsid w:val="0495C09A"/>
    <w:rsid w:val="049C8DE6"/>
    <w:rsid w:val="04A22262"/>
    <w:rsid w:val="04A46E93"/>
    <w:rsid w:val="04A6552C"/>
    <w:rsid w:val="04A6E1C0"/>
    <w:rsid w:val="04AA4559"/>
    <w:rsid w:val="04AAAB3C"/>
    <w:rsid w:val="04AEA0CC"/>
    <w:rsid w:val="04B4447A"/>
    <w:rsid w:val="04B8BC52"/>
    <w:rsid w:val="04BD7FF6"/>
    <w:rsid w:val="04D0AF5D"/>
    <w:rsid w:val="04E3BB1B"/>
    <w:rsid w:val="04EE2068"/>
    <w:rsid w:val="04F30168"/>
    <w:rsid w:val="04FA277A"/>
    <w:rsid w:val="04FAADC8"/>
    <w:rsid w:val="050517E6"/>
    <w:rsid w:val="050810B4"/>
    <w:rsid w:val="05129390"/>
    <w:rsid w:val="0512CEC5"/>
    <w:rsid w:val="05150F4B"/>
    <w:rsid w:val="05159B7A"/>
    <w:rsid w:val="051FA7F4"/>
    <w:rsid w:val="05211E1F"/>
    <w:rsid w:val="0528796F"/>
    <w:rsid w:val="052C3A16"/>
    <w:rsid w:val="0535538E"/>
    <w:rsid w:val="05414C55"/>
    <w:rsid w:val="0543454A"/>
    <w:rsid w:val="054BFC84"/>
    <w:rsid w:val="054D01FA"/>
    <w:rsid w:val="054DBB4F"/>
    <w:rsid w:val="055A061C"/>
    <w:rsid w:val="0561314A"/>
    <w:rsid w:val="056856E1"/>
    <w:rsid w:val="056B7DF7"/>
    <w:rsid w:val="056FFD5A"/>
    <w:rsid w:val="05743846"/>
    <w:rsid w:val="0575D95D"/>
    <w:rsid w:val="057651E8"/>
    <w:rsid w:val="057B786E"/>
    <w:rsid w:val="0580F497"/>
    <w:rsid w:val="058559BF"/>
    <w:rsid w:val="058C5778"/>
    <w:rsid w:val="058E7D05"/>
    <w:rsid w:val="058EEE59"/>
    <w:rsid w:val="05903D9C"/>
    <w:rsid w:val="0592278A"/>
    <w:rsid w:val="05938D46"/>
    <w:rsid w:val="05968933"/>
    <w:rsid w:val="059C4DD5"/>
    <w:rsid w:val="05A0A780"/>
    <w:rsid w:val="05A65789"/>
    <w:rsid w:val="05A774DB"/>
    <w:rsid w:val="05A7E04D"/>
    <w:rsid w:val="05ABCEA5"/>
    <w:rsid w:val="05AF3A22"/>
    <w:rsid w:val="05B3E6D2"/>
    <w:rsid w:val="05B57EDB"/>
    <w:rsid w:val="05B7CF7A"/>
    <w:rsid w:val="05B8B765"/>
    <w:rsid w:val="05BAC482"/>
    <w:rsid w:val="05C4CCC8"/>
    <w:rsid w:val="05C76411"/>
    <w:rsid w:val="05DEAE18"/>
    <w:rsid w:val="05E1CD69"/>
    <w:rsid w:val="05E52D85"/>
    <w:rsid w:val="05EDE567"/>
    <w:rsid w:val="05EECB16"/>
    <w:rsid w:val="05F1CD99"/>
    <w:rsid w:val="060488AF"/>
    <w:rsid w:val="060CD2B7"/>
    <w:rsid w:val="0615593C"/>
    <w:rsid w:val="0624A36F"/>
    <w:rsid w:val="06314998"/>
    <w:rsid w:val="063364D4"/>
    <w:rsid w:val="063A484D"/>
    <w:rsid w:val="063C5133"/>
    <w:rsid w:val="0640A8CC"/>
    <w:rsid w:val="06437162"/>
    <w:rsid w:val="064BA475"/>
    <w:rsid w:val="0656DC58"/>
    <w:rsid w:val="06571EFD"/>
    <w:rsid w:val="065F6D19"/>
    <w:rsid w:val="0661B8B5"/>
    <w:rsid w:val="06628499"/>
    <w:rsid w:val="06682F5F"/>
    <w:rsid w:val="066870C6"/>
    <w:rsid w:val="066C3F62"/>
    <w:rsid w:val="06706CDB"/>
    <w:rsid w:val="067A0E73"/>
    <w:rsid w:val="067A78F7"/>
    <w:rsid w:val="068142C7"/>
    <w:rsid w:val="06816BAF"/>
    <w:rsid w:val="0682D840"/>
    <w:rsid w:val="068482F2"/>
    <w:rsid w:val="06874E31"/>
    <w:rsid w:val="068F6884"/>
    <w:rsid w:val="068F8E4A"/>
    <w:rsid w:val="06904579"/>
    <w:rsid w:val="0691C2C8"/>
    <w:rsid w:val="069CB787"/>
    <w:rsid w:val="06AB5154"/>
    <w:rsid w:val="06AE1037"/>
    <w:rsid w:val="06B0621C"/>
    <w:rsid w:val="06B1CDDC"/>
    <w:rsid w:val="06B40A59"/>
    <w:rsid w:val="06B47A05"/>
    <w:rsid w:val="06B75139"/>
    <w:rsid w:val="06C39914"/>
    <w:rsid w:val="06C5925B"/>
    <w:rsid w:val="06CA8BA2"/>
    <w:rsid w:val="06CDFE23"/>
    <w:rsid w:val="06D6C624"/>
    <w:rsid w:val="06E0BFA1"/>
    <w:rsid w:val="06E168FD"/>
    <w:rsid w:val="06E1CE2D"/>
    <w:rsid w:val="06E23C90"/>
    <w:rsid w:val="06E2B4B1"/>
    <w:rsid w:val="06EA6A01"/>
    <w:rsid w:val="06EDF7DC"/>
    <w:rsid w:val="06EFC5B5"/>
    <w:rsid w:val="06FD69EE"/>
    <w:rsid w:val="0704E9B0"/>
    <w:rsid w:val="070686B7"/>
    <w:rsid w:val="0708BA6E"/>
    <w:rsid w:val="07204916"/>
    <w:rsid w:val="0726D122"/>
    <w:rsid w:val="0730BBD9"/>
    <w:rsid w:val="07345BBC"/>
    <w:rsid w:val="073C93FF"/>
    <w:rsid w:val="073FB774"/>
    <w:rsid w:val="0743D539"/>
    <w:rsid w:val="0744AB1A"/>
    <w:rsid w:val="074A7CF4"/>
    <w:rsid w:val="074DB916"/>
    <w:rsid w:val="074E91BE"/>
    <w:rsid w:val="0754EB69"/>
    <w:rsid w:val="0757B257"/>
    <w:rsid w:val="075DAEED"/>
    <w:rsid w:val="07666BE0"/>
    <w:rsid w:val="0771E74C"/>
    <w:rsid w:val="07753A9D"/>
    <w:rsid w:val="077726BA"/>
    <w:rsid w:val="077B2F25"/>
    <w:rsid w:val="078167C6"/>
    <w:rsid w:val="0784B8AD"/>
    <w:rsid w:val="0785EF16"/>
    <w:rsid w:val="07890671"/>
    <w:rsid w:val="07894D6B"/>
    <w:rsid w:val="0789DB87"/>
    <w:rsid w:val="078BF8A2"/>
    <w:rsid w:val="078E3277"/>
    <w:rsid w:val="079A14AA"/>
    <w:rsid w:val="07A683EF"/>
    <w:rsid w:val="07ABA828"/>
    <w:rsid w:val="07ABE51F"/>
    <w:rsid w:val="07AD31E4"/>
    <w:rsid w:val="07B6B125"/>
    <w:rsid w:val="07B87077"/>
    <w:rsid w:val="07C2586F"/>
    <w:rsid w:val="07C2F879"/>
    <w:rsid w:val="07C3FE40"/>
    <w:rsid w:val="07C524BE"/>
    <w:rsid w:val="07DAF3AE"/>
    <w:rsid w:val="07E14830"/>
    <w:rsid w:val="07E3965F"/>
    <w:rsid w:val="07F6AA3F"/>
    <w:rsid w:val="07FA28D9"/>
    <w:rsid w:val="07FC51D6"/>
    <w:rsid w:val="07FE2D8E"/>
    <w:rsid w:val="0802CA75"/>
    <w:rsid w:val="080E8C6D"/>
    <w:rsid w:val="08144AD4"/>
    <w:rsid w:val="081517DB"/>
    <w:rsid w:val="0819D345"/>
    <w:rsid w:val="0820FEA0"/>
    <w:rsid w:val="08220D8B"/>
    <w:rsid w:val="0823883D"/>
    <w:rsid w:val="082B23A4"/>
    <w:rsid w:val="082E96B2"/>
    <w:rsid w:val="082F0B7C"/>
    <w:rsid w:val="08321B93"/>
    <w:rsid w:val="0832AE15"/>
    <w:rsid w:val="08353024"/>
    <w:rsid w:val="083E45EC"/>
    <w:rsid w:val="084878F1"/>
    <w:rsid w:val="0851B482"/>
    <w:rsid w:val="0857B8DC"/>
    <w:rsid w:val="085A8F8A"/>
    <w:rsid w:val="0861AD33"/>
    <w:rsid w:val="0865E9FA"/>
    <w:rsid w:val="0869A738"/>
    <w:rsid w:val="086DAF03"/>
    <w:rsid w:val="08786D82"/>
    <w:rsid w:val="08806D83"/>
    <w:rsid w:val="0881539F"/>
    <w:rsid w:val="088AFB8A"/>
    <w:rsid w:val="0899841C"/>
    <w:rsid w:val="089D7762"/>
    <w:rsid w:val="089F9389"/>
    <w:rsid w:val="08A0DD65"/>
    <w:rsid w:val="08A5F2F8"/>
    <w:rsid w:val="08A66D59"/>
    <w:rsid w:val="08A84A63"/>
    <w:rsid w:val="08B15AC7"/>
    <w:rsid w:val="08B58CA4"/>
    <w:rsid w:val="08BC5023"/>
    <w:rsid w:val="08C2C312"/>
    <w:rsid w:val="08C30776"/>
    <w:rsid w:val="08CD0C23"/>
    <w:rsid w:val="08CF2249"/>
    <w:rsid w:val="08D37395"/>
    <w:rsid w:val="08D89714"/>
    <w:rsid w:val="08D8AEF4"/>
    <w:rsid w:val="08DCC0F6"/>
    <w:rsid w:val="08E35724"/>
    <w:rsid w:val="08E76DA9"/>
    <w:rsid w:val="08E8E669"/>
    <w:rsid w:val="08EAAC58"/>
    <w:rsid w:val="08F51936"/>
    <w:rsid w:val="08FA4256"/>
    <w:rsid w:val="08FB4F44"/>
    <w:rsid w:val="0908AA72"/>
    <w:rsid w:val="090A81EC"/>
    <w:rsid w:val="090D3480"/>
    <w:rsid w:val="0910E90B"/>
    <w:rsid w:val="09137F07"/>
    <w:rsid w:val="09154A56"/>
    <w:rsid w:val="091832F0"/>
    <w:rsid w:val="0919A96B"/>
    <w:rsid w:val="0926A344"/>
    <w:rsid w:val="09328F13"/>
    <w:rsid w:val="093C4188"/>
    <w:rsid w:val="093F17C3"/>
    <w:rsid w:val="0941C8F4"/>
    <w:rsid w:val="09431056"/>
    <w:rsid w:val="0947CB3D"/>
    <w:rsid w:val="09485101"/>
    <w:rsid w:val="094D6465"/>
    <w:rsid w:val="09651CB2"/>
    <w:rsid w:val="096FF3CF"/>
    <w:rsid w:val="0970B713"/>
    <w:rsid w:val="097CA503"/>
    <w:rsid w:val="098203C1"/>
    <w:rsid w:val="0993C87A"/>
    <w:rsid w:val="09A0217D"/>
    <w:rsid w:val="09A1C89A"/>
    <w:rsid w:val="09A55CCE"/>
    <w:rsid w:val="09A686F6"/>
    <w:rsid w:val="09A8C9BB"/>
    <w:rsid w:val="09AE7BF6"/>
    <w:rsid w:val="09AF0243"/>
    <w:rsid w:val="09B2C627"/>
    <w:rsid w:val="09B6F279"/>
    <w:rsid w:val="09BFE334"/>
    <w:rsid w:val="09CA032F"/>
    <w:rsid w:val="09CAEAB7"/>
    <w:rsid w:val="09CFC976"/>
    <w:rsid w:val="09D4D68C"/>
    <w:rsid w:val="09D54310"/>
    <w:rsid w:val="09D7CB6D"/>
    <w:rsid w:val="09E43EF0"/>
    <w:rsid w:val="09EA95C7"/>
    <w:rsid w:val="09EBBE9C"/>
    <w:rsid w:val="09EBE76D"/>
    <w:rsid w:val="09F6FC08"/>
    <w:rsid w:val="09FAC469"/>
    <w:rsid w:val="0A00A830"/>
    <w:rsid w:val="0A02797C"/>
    <w:rsid w:val="0A050CD5"/>
    <w:rsid w:val="0A076A22"/>
    <w:rsid w:val="0A09271F"/>
    <w:rsid w:val="0A0C6467"/>
    <w:rsid w:val="0A0E1A24"/>
    <w:rsid w:val="0A0EB165"/>
    <w:rsid w:val="0A14831A"/>
    <w:rsid w:val="0A14DD25"/>
    <w:rsid w:val="0A1D1717"/>
    <w:rsid w:val="0A209FE9"/>
    <w:rsid w:val="0A259D6F"/>
    <w:rsid w:val="0A28276E"/>
    <w:rsid w:val="0A2AF89C"/>
    <w:rsid w:val="0A2C9A59"/>
    <w:rsid w:val="0A38B64D"/>
    <w:rsid w:val="0A3F0412"/>
    <w:rsid w:val="0A440340"/>
    <w:rsid w:val="0A5A2002"/>
    <w:rsid w:val="0A618F77"/>
    <w:rsid w:val="0A743D69"/>
    <w:rsid w:val="0A767593"/>
    <w:rsid w:val="0A7700CB"/>
    <w:rsid w:val="0A7C500B"/>
    <w:rsid w:val="0A82F229"/>
    <w:rsid w:val="0A835081"/>
    <w:rsid w:val="0A8887F9"/>
    <w:rsid w:val="0A8BECE7"/>
    <w:rsid w:val="0A91C022"/>
    <w:rsid w:val="0A9B34B5"/>
    <w:rsid w:val="0A9E4FFA"/>
    <w:rsid w:val="0AA239A7"/>
    <w:rsid w:val="0AADD3FF"/>
    <w:rsid w:val="0AB3EDDF"/>
    <w:rsid w:val="0AB6CCB0"/>
    <w:rsid w:val="0ABA3D25"/>
    <w:rsid w:val="0ABCEF8D"/>
    <w:rsid w:val="0AC3C5D7"/>
    <w:rsid w:val="0AC61432"/>
    <w:rsid w:val="0AC85C48"/>
    <w:rsid w:val="0ACB94C8"/>
    <w:rsid w:val="0ACDCD26"/>
    <w:rsid w:val="0ADE413B"/>
    <w:rsid w:val="0ADFB43E"/>
    <w:rsid w:val="0AE256C8"/>
    <w:rsid w:val="0AE7684C"/>
    <w:rsid w:val="0AEA36C9"/>
    <w:rsid w:val="0AF09F9A"/>
    <w:rsid w:val="0AF86C24"/>
    <w:rsid w:val="0B089EC6"/>
    <w:rsid w:val="0B0A2AAA"/>
    <w:rsid w:val="0B0B93D5"/>
    <w:rsid w:val="0B1CA2A9"/>
    <w:rsid w:val="0B1D484D"/>
    <w:rsid w:val="0B200981"/>
    <w:rsid w:val="0B213FB1"/>
    <w:rsid w:val="0B279A5D"/>
    <w:rsid w:val="0B2BAEA5"/>
    <w:rsid w:val="0B2E9185"/>
    <w:rsid w:val="0B345645"/>
    <w:rsid w:val="0B3C47C7"/>
    <w:rsid w:val="0B3F5B13"/>
    <w:rsid w:val="0B413E31"/>
    <w:rsid w:val="0B4684A6"/>
    <w:rsid w:val="0B4C024C"/>
    <w:rsid w:val="0B4C07CA"/>
    <w:rsid w:val="0B557822"/>
    <w:rsid w:val="0B561CEC"/>
    <w:rsid w:val="0B5B6DF7"/>
    <w:rsid w:val="0B6A9EF4"/>
    <w:rsid w:val="0B6F13BC"/>
    <w:rsid w:val="0B78256C"/>
    <w:rsid w:val="0B7B7D54"/>
    <w:rsid w:val="0B8043EB"/>
    <w:rsid w:val="0B88A937"/>
    <w:rsid w:val="0B8B0402"/>
    <w:rsid w:val="0B8CDF95"/>
    <w:rsid w:val="0B8DD873"/>
    <w:rsid w:val="0B8F6502"/>
    <w:rsid w:val="0B90965C"/>
    <w:rsid w:val="0B996B2D"/>
    <w:rsid w:val="0B9DC0C6"/>
    <w:rsid w:val="0BA1C4D3"/>
    <w:rsid w:val="0BA80309"/>
    <w:rsid w:val="0BAA9554"/>
    <w:rsid w:val="0BAE5772"/>
    <w:rsid w:val="0BB12BE2"/>
    <w:rsid w:val="0BC0E84F"/>
    <w:rsid w:val="0BCAFD4F"/>
    <w:rsid w:val="0BCFBEE2"/>
    <w:rsid w:val="0BD3DA49"/>
    <w:rsid w:val="0BD96B13"/>
    <w:rsid w:val="0BDC5235"/>
    <w:rsid w:val="0BE05671"/>
    <w:rsid w:val="0BE7B773"/>
    <w:rsid w:val="0BE9B219"/>
    <w:rsid w:val="0BF4B627"/>
    <w:rsid w:val="0BF8C0C0"/>
    <w:rsid w:val="0BFE755D"/>
    <w:rsid w:val="0C037BDB"/>
    <w:rsid w:val="0C0C3355"/>
    <w:rsid w:val="0C0E33B1"/>
    <w:rsid w:val="0C0F2D45"/>
    <w:rsid w:val="0C199E5D"/>
    <w:rsid w:val="0C1B00F9"/>
    <w:rsid w:val="0C1FFA44"/>
    <w:rsid w:val="0C233321"/>
    <w:rsid w:val="0C322353"/>
    <w:rsid w:val="0C3269BD"/>
    <w:rsid w:val="0C3C91B9"/>
    <w:rsid w:val="0C3EB6FE"/>
    <w:rsid w:val="0C404D92"/>
    <w:rsid w:val="0C41E7B2"/>
    <w:rsid w:val="0C4D146E"/>
    <w:rsid w:val="0C5B69C6"/>
    <w:rsid w:val="0C5EF589"/>
    <w:rsid w:val="0C61965B"/>
    <w:rsid w:val="0C626157"/>
    <w:rsid w:val="0C6437A1"/>
    <w:rsid w:val="0C662089"/>
    <w:rsid w:val="0C685F80"/>
    <w:rsid w:val="0C6C2E56"/>
    <w:rsid w:val="0C6C519A"/>
    <w:rsid w:val="0C714C8C"/>
    <w:rsid w:val="0C7FD5D2"/>
    <w:rsid w:val="0C80CDB1"/>
    <w:rsid w:val="0C817D89"/>
    <w:rsid w:val="0C8226D9"/>
    <w:rsid w:val="0C8C3C65"/>
    <w:rsid w:val="0C8C4B83"/>
    <w:rsid w:val="0C952FB8"/>
    <w:rsid w:val="0C97DF23"/>
    <w:rsid w:val="0CA053F1"/>
    <w:rsid w:val="0CAC1724"/>
    <w:rsid w:val="0CB092FC"/>
    <w:rsid w:val="0CB95EA0"/>
    <w:rsid w:val="0CB98577"/>
    <w:rsid w:val="0CBDF994"/>
    <w:rsid w:val="0CC1E562"/>
    <w:rsid w:val="0CC88502"/>
    <w:rsid w:val="0CC9D6B0"/>
    <w:rsid w:val="0CCAA94A"/>
    <w:rsid w:val="0CD23B4A"/>
    <w:rsid w:val="0CD52250"/>
    <w:rsid w:val="0CD83CA5"/>
    <w:rsid w:val="0CDFBCA6"/>
    <w:rsid w:val="0CE4B5B3"/>
    <w:rsid w:val="0CE556E2"/>
    <w:rsid w:val="0CE8CE39"/>
    <w:rsid w:val="0CEB7C5E"/>
    <w:rsid w:val="0CF4E4CA"/>
    <w:rsid w:val="0CFE2922"/>
    <w:rsid w:val="0CFE57A8"/>
    <w:rsid w:val="0CFED55D"/>
    <w:rsid w:val="0CFFA72B"/>
    <w:rsid w:val="0D04253F"/>
    <w:rsid w:val="0D1C413C"/>
    <w:rsid w:val="0D1EF86A"/>
    <w:rsid w:val="0D2291A4"/>
    <w:rsid w:val="0D32AC11"/>
    <w:rsid w:val="0D33A22F"/>
    <w:rsid w:val="0D343066"/>
    <w:rsid w:val="0D487498"/>
    <w:rsid w:val="0D4C1932"/>
    <w:rsid w:val="0D4C774E"/>
    <w:rsid w:val="0D534160"/>
    <w:rsid w:val="0D57B154"/>
    <w:rsid w:val="0D5A38CD"/>
    <w:rsid w:val="0D5C1487"/>
    <w:rsid w:val="0D5C72A0"/>
    <w:rsid w:val="0D5CEF33"/>
    <w:rsid w:val="0D5F5F36"/>
    <w:rsid w:val="0D601622"/>
    <w:rsid w:val="0D61787F"/>
    <w:rsid w:val="0D619706"/>
    <w:rsid w:val="0D61DA77"/>
    <w:rsid w:val="0D63E1C3"/>
    <w:rsid w:val="0D65CDBA"/>
    <w:rsid w:val="0D732BEA"/>
    <w:rsid w:val="0D755105"/>
    <w:rsid w:val="0D76D905"/>
    <w:rsid w:val="0D7B4209"/>
    <w:rsid w:val="0D7C015E"/>
    <w:rsid w:val="0D7C8851"/>
    <w:rsid w:val="0D83330A"/>
    <w:rsid w:val="0D86F465"/>
    <w:rsid w:val="0D974946"/>
    <w:rsid w:val="0D9C7796"/>
    <w:rsid w:val="0DB4D1E3"/>
    <w:rsid w:val="0DB4E383"/>
    <w:rsid w:val="0DB8E8C9"/>
    <w:rsid w:val="0DC2FF7E"/>
    <w:rsid w:val="0DCFAD37"/>
    <w:rsid w:val="0DD09681"/>
    <w:rsid w:val="0DD1D378"/>
    <w:rsid w:val="0DD3E3B3"/>
    <w:rsid w:val="0DD70391"/>
    <w:rsid w:val="0DD72C88"/>
    <w:rsid w:val="0DDB7CE5"/>
    <w:rsid w:val="0DDD03E7"/>
    <w:rsid w:val="0DF03027"/>
    <w:rsid w:val="0DF1726D"/>
    <w:rsid w:val="0DF48BFE"/>
    <w:rsid w:val="0DF5078C"/>
    <w:rsid w:val="0DF7DD4D"/>
    <w:rsid w:val="0DFFAD1E"/>
    <w:rsid w:val="0E02A3F3"/>
    <w:rsid w:val="0E05A2DB"/>
    <w:rsid w:val="0E0C906E"/>
    <w:rsid w:val="0E0DA8CF"/>
    <w:rsid w:val="0E22318A"/>
    <w:rsid w:val="0E23E01D"/>
    <w:rsid w:val="0E2D90C8"/>
    <w:rsid w:val="0E2E052F"/>
    <w:rsid w:val="0E305656"/>
    <w:rsid w:val="0E386879"/>
    <w:rsid w:val="0E3C000A"/>
    <w:rsid w:val="0E3C5B0A"/>
    <w:rsid w:val="0E3CA93F"/>
    <w:rsid w:val="0E3DFC41"/>
    <w:rsid w:val="0E4E251F"/>
    <w:rsid w:val="0E4E9CFD"/>
    <w:rsid w:val="0E529D15"/>
    <w:rsid w:val="0E55A912"/>
    <w:rsid w:val="0E58F92C"/>
    <w:rsid w:val="0E59103E"/>
    <w:rsid w:val="0E5B1554"/>
    <w:rsid w:val="0E5BE687"/>
    <w:rsid w:val="0E602B87"/>
    <w:rsid w:val="0E608F9B"/>
    <w:rsid w:val="0E69BF0B"/>
    <w:rsid w:val="0E7C8400"/>
    <w:rsid w:val="0E7CB476"/>
    <w:rsid w:val="0E829AFE"/>
    <w:rsid w:val="0E82D616"/>
    <w:rsid w:val="0E82DD1D"/>
    <w:rsid w:val="0E8510A8"/>
    <w:rsid w:val="0E85BFDF"/>
    <w:rsid w:val="0E977719"/>
    <w:rsid w:val="0EA358BA"/>
    <w:rsid w:val="0EA4A49D"/>
    <w:rsid w:val="0EB6E581"/>
    <w:rsid w:val="0EB9044E"/>
    <w:rsid w:val="0EBF537D"/>
    <w:rsid w:val="0EC1E19F"/>
    <w:rsid w:val="0EC1E961"/>
    <w:rsid w:val="0EC285D9"/>
    <w:rsid w:val="0EC3A174"/>
    <w:rsid w:val="0ECE3EC5"/>
    <w:rsid w:val="0ED163C2"/>
    <w:rsid w:val="0ED2A00C"/>
    <w:rsid w:val="0ED86DE1"/>
    <w:rsid w:val="0EDAFE18"/>
    <w:rsid w:val="0EE17DC9"/>
    <w:rsid w:val="0EE41241"/>
    <w:rsid w:val="0EE66B87"/>
    <w:rsid w:val="0EEB0BA9"/>
    <w:rsid w:val="0EEEC265"/>
    <w:rsid w:val="0EEF4C85"/>
    <w:rsid w:val="0EF4F42E"/>
    <w:rsid w:val="0EFAB698"/>
    <w:rsid w:val="0EFD5651"/>
    <w:rsid w:val="0F01BFDB"/>
    <w:rsid w:val="0F05FF09"/>
    <w:rsid w:val="0F0732B8"/>
    <w:rsid w:val="0F09F2B0"/>
    <w:rsid w:val="0F0B445F"/>
    <w:rsid w:val="0F0DAEA3"/>
    <w:rsid w:val="0F0DC0EF"/>
    <w:rsid w:val="0F0EEA1F"/>
    <w:rsid w:val="0F157ECB"/>
    <w:rsid w:val="0F1720B8"/>
    <w:rsid w:val="0F1755FA"/>
    <w:rsid w:val="0F19BA59"/>
    <w:rsid w:val="0F2668FC"/>
    <w:rsid w:val="0F26F09D"/>
    <w:rsid w:val="0F299190"/>
    <w:rsid w:val="0F2F014D"/>
    <w:rsid w:val="0F2FDBFE"/>
    <w:rsid w:val="0F31331C"/>
    <w:rsid w:val="0F32F74F"/>
    <w:rsid w:val="0F3470A6"/>
    <w:rsid w:val="0F43F7A0"/>
    <w:rsid w:val="0F47DE75"/>
    <w:rsid w:val="0F4A22F4"/>
    <w:rsid w:val="0F544DBF"/>
    <w:rsid w:val="0F5468BB"/>
    <w:rsid w:val="0F553012"/>
    <w:rsid w:val="0F560A0D"/>
    <w:rsid w:val="0F5A1E70"/>
    <w:rsid w:val="0F61F23F"/>
    <w:rsid w:val="0F64648B"/>
    <w:rsid w:val="0F675482"/>
    <w:rsid w:val="0F678AAD"/>
    <w:rsid w:val="0F6F97D4"/>
    <w:rsid w:val="0F73C952"/>
    <w:rsid w:val="0F754CA3"/>
    <w:rsid w:val="0F7D08B4"/>
    <w:rsid w:val="0F836B8D"/>
    <w:rsid w:val="0F85F343"/>
    <w:rsid w:val="0F86952F"/>
    <w:rsid w:val="0F8BB5E9"/>
    <w:rsid w:val="0F90E8AA"/>
    <w:rsid w:val="0FA16BE8"/>
    <w:rsid w:val="0FA6CA89"/>
    <w:rsid w:val="0FB61E2B"/>
    <w:rsid w:val="0FB9E80D"/>
    <w:rsid w:val="0FBB5CC7"/>
    <w:rsid w:val="0FBBEFEF"/>
    <w:rsid w:val="0FD15C74"/>
    <w:rsid w:val="0FD6D18E"/>
    <w:rsid w:val="0FE499F6"/>
    <w:rsid w:val="0FE9853F"/>
    <w:rsid w:val="0FEA0AC2"/>
    <w:rsid w:val="0FF1B6F3"/>
    <w:rsid w:val="0FF50F3E"/>
    <w:rsid w:val="0FFA077D"/>
    <w:rsid w:val="10022D57"/>
    <w:rsid w:val="100407E9"/>
    <w:rsid w:val="100A31EA"/>
    <w:rsid w:val="100C2A76"/>
    <w:rsid w:val="101708F4"/>
    <w:rsid w:val="101E49C9"/>
    <w:rsid w:val="1022AEFA"/>
    <w:rsid w:val="1023FD1C"/>
    <w:rsid w:val="102554EC"/>
    <w:rsid w:val="102C52B5"/>
    <w:rsid w:val="10323607"/>
    <w:rsid w:val="10379DA9"/>
    <w:rsid w:val="1037E908"/>
    <w:rsid w:val="103AE0A3"/>
    <w:rsid w:val="103B91D4"/>
    <w:rsid w:val="10428EAE"/>
    <w:rsid w:val="10450991"/>
    <w:rsid w:val="10451FD8"/>
    <w:rsid w:val="1047F3DA"/>
    <w:rsid w:val="104988E4"/>
    <w:rsid w:val="104BA329"/>
    <w:rsid w:val="104E591B"/>
    <w:rsid w:val="104E8277"/>
    <w:rsid w:val="104FD9CD"/>
    <w:rsid w:val="1056BE63"/>
    <w:rsid w:val="10570090"/>
    <w:rsid w:val="105E6BEF"/>
    <w:rsid w:val="106101DD"/>
    <w:rsid w:val="106A9B16"/>
    <w:rsid w:val="106E974E"/>
    <w:rsid w:val="107A756F"/>
    <w:rsid w:val="107C8B6D"/>
    <w:rsid w:val="107D8870"/>
    <w:rsid w:val="10843ECB"/>
    <w:rsid w:val="108689E4"/>
    <w:rsid w:val="1087D50D"/>
    <w:rsid w:val="1088D76F"/>
    <w:rsid w:val="1089C05E"/>
    <w:rsid w:val="10920200"/>
    <w:rsid w:val="1096C67D"/>
    <w:rsid w:val="10A20BD7"/>
    <w:rsid w:val="10AA819F"/>
    <w:rsid w:val="10AC3662"/>
    <w:rsid w:val="10ADB4BB"/>
    <w:rsid w:val="10B2A0CD"/>
    <w:rsid w:val="10B4F32E"/>
    <w:rsid w:val="10BE567A"/>
    <w:rsid w:val="10BEB3EF"/>
    <w:rsid w:val="10BFECA4"/>
    <w:rsid w:val="10CDEC3D"/>
    <w:rsid w:val="10D25409"/>
    <w:rsid w:val="10E06048"/>
    <w:rsid w:val="10E109C4"/>
    <w:rsid w:val="10E124C2"/>
    <w:rsid w:val="10EC9A32"/>
    <w:rsid w:val="10F2C1CE"/>
    <w:rsid w:val="10F62B9D"/>
    <w:rsid w:val="10F8E12B"/>
    <w:rsid w:val="10FE4B11"/>
    <w:rsid w:val="1103A026"/>
    <w:rsid w:val="1107185B"/>
    <w:rsid w:val="11106241"/>
    <w:rsid w:val="11176D1E"/>
    <w:rsid w:val="111A821F"/>
    <w:rsid w:val="111B8547"/>
    <w:rsid w:val="1122E8FE"/>
    <w:rsid w:val="1128C13E"/>
    <w:rsid w:val="112A5577"/>
    <w:rsid w:val="112EC1B3"/>
    <w:rsid w:val="112EEB95"/>
    <w:rsid w:val="112FD93E"/>
    <w:rsid w:val="1131F58A"/>
    <w:rsid w:val="1135128E"/>
    <w:rsid w:val="113650E5"/>
    <w:rsid w:val="11378DB3"/>
    <w:rsid w:val="11393531"/>
    <w:rsid w:val="1139F191"/>
    <w:rsid w:val="113A3AE3"/>
    <w:rsid w:val="113EFC2F"/>
    <w:rsid w:val="113FF035"/>
    <w:rsid w:val="11437FE0"/>
    <w:rsid w:val="114A0158"/>
    <w:rsid w:val="114D5F2D"/>
    <w:rsid w:val="114ED8AF"/>
    <w:rsid w:val="115011DA"/>
    <w:rsid w:val="1150C3E3"/>
    <w:rsid w:val="11536CEB"/>
    <w:rsid w:val="115A17F1"/>
    <w:rsid w:val="115AC17A"/>
    <w:rsid w:val="115D59EA"/>
    <w:rsid w:val="1167A1E1"/>
    <w:rsid w:val="1168B896"/>
    <w:rsid w:val="116A9059"/>
    <w:rsid w:val="1178F2FC"/>
    <w:rsid w:val="119542CE"/>
    <w:rsid w:val="1195AAC3"/>
    <w:rsid w:val="119AA8FC"/>
    <w:rsid w:val="11A37585"/>
    <w:rsid w:val="11ACD0B3"/>
    <w:rsid w:val="11ADA0C0"/>
    <w:rsid w:val="11B09283"/>
    <w:rsid w:val="11B65E45"/>
    <w:rsid w:val="11B94715"/>
    <w:rsid w:val="11BA6A20"/>
    <w:rsid w:val="11BC81D3"/>
    <w:rsid w:val="11C99B46"/>
    <w:rsid w:val="11CCA983"/>
    <w:rsid w:val="11D33448"/>
    <w:rsid w:val="11D56B2E"/>
    <w:rsid w:val="11D7D57A"/>
    <w:rsid w:val="11D90325"/>
    <w:rsid w:val="11DB5D97"/>
    <w:rsid w:val="11DC970C"/>
    <w:rsid w:val="11E91081"/>
    <w:rsid w:val="11EC7BD4"/>
    <w:rsid w:val="12055AD6"/>
    <w:rsid w:val="1212C2D6"/>
    <w:rsid w:val="12145888"/>
    <w:rsid w:val="121E310D"/>
    <w:rsid w:val="1225127E"/>
    <w:rsid w:val="122B35DC"/>
    <w:rsid w:val="122C9F83"/>
    <w:rsid w:val="12315AF3"/>
    <w:rsid w:val="12338DBF"/>
    <w:rsid w:val="1235D795"/>
    <w:rsid w:val="123DD813"/>
    <w:rsid w:val="1243CEC3"/>
    <w:rsid w:val="124523ED"/>
    <w:rsid w:val="12473140"/>
    <w:rsid w:val="124F310E"/>
    <w:rsid w:val="1259D61D"/>
    <w:rsid w:val="125A271F"/>
    <w:rsid w:val="12650451"/>
    <w:rsid w:val="1265D2E8"/>
    <w:rsid w:val="1267DCC5"/>
    <w:rsid w:val="1268835E"/>
    <w:rsid w:val="126DA43A"/>
    <w:rsid w:val="126F326D"/>
    <w:rsid w:val="127473A0"/>
    <w:rsid w:val="12759B69"/>
    <w:rsid w:val="1276643F"/>
    <w:rsid w:val="12780340"/>
    <w:rsid w:val="128807D0"/>
    <w:rsid w:val="12897040"/>
    <w:rsid w:val="12902F38"/>
    <w:rsid w:val="129BD8AD"/>
    <w:rsid w:val="129C4738"/>
    <w:rsid w:val="12A3DFC5"/>
    <w:rsid w:val="12AA492A"/>
    <w:rsid w:val="12AC476B"/>
    <w:rsid w:val="12B16FC4"/>
    <w:rsid w:val="12B60045"/>
    <w:rsid w:val="12BA9675"/>
    <w:rsid w:val="12BB01B4"/>
    <w:rsid w:val="12C0C762"/>
    <w:rsid w:val="12CA2C61"/>
    <w:rsid w:val="12CE4D43"/>
    <w:rsid w:val="12D403F8"/>
    <w:rsid w:val="12D87123"/>
    <w:rsid w:val="12DC7809"/>
    <w:rsid w:val="12DCA092"/>
    <w:rsid w:val="12EB0F40"/>
    <w:rsid w:val="12ECC41E"/>
    <w:rsid w:val="12ECE7F0"/>
    <w:rsid w:val="12EDC9AD"/>
    <w:rsid w:val="12F2B8D2"/>
    <w:rsid w:val="12F94132"/>
    <w:rsid w:val="12FA1BFD"/>
    <w:rsid w:val="130830EB"/>
    <w:rsid w:val="130FFBFD"/>
    <w:rsid w:val="13100345"/>
    <w:rsid w:val="1317B5A2"/>
    <w:rsid w:val="1319DDEC"/>
    <w:rsid w:val="131C0DEF"/>
    <w:rsid w:val="131E3919"/>
    <w:rsid w:val="1326B9A6"/>
    <w:rsid w:val="132F15A0"/>
    <w:rsid w:val="1338880C"/>
    <w:rsid w:val="1338D501"/>
    <w:rsid w:val="1339498B"/>
    <w:rsid w:val="13395466"/>
    <w:rsid w:val="133A0085"/>
    <w:rsid w:val="13427958"/>
    <w:rsid w:val="1342B667"/>
    <w:rsid w:val="134B53B3"/>
    <w:rsid w:val="135096CF"/>
    <w:rsid w:val="13562476"/>
    <w:rsid w:val="135F1761"/>
    <w:rsid w:val="136649BA"/>
    <w:rsid w:val="136C8043"/>
    <w:rsid w:val="136EEC2F"/>
    <w:rsid w:val="137144F3"/>
    <w:rsid w:val="13738955"/>
    <w:rsid w:val="137403DF"/>
    <w:rsid w:val="13781E17"/>
    <w:rsid w:val="137C4FB2"/>
    <w:rsid w:val="13804F3C"/>
    <w:rsid w:val="1388543A"/>
    <w:rsid w:val="1388F6D9"/>
    <w:rsid w:val="138A8D67"/>
    <w:rsid w:val="138C6AE1"/>
    <w:rsid w:val="138C9B8C"/>
    <w:rsid w:val="138CED27"/>
    <w:rsid w:val="1393C610"/>
    <w:rsid w:val="1393D3CD"/>
    <w:rsid w:val="13948EB0"/>
    <w:rsid w:val="1395EC0D"/>
    <w:rsid w:val="139B6BA3"/>
    <w:rsid w:val="13A0BFCA"/>
    <w:rsid w:val="13A6B4CB"/>
    <w:rsid w:val="13ADB144"/>
    <w:rsid w:val="13B1D848"/>
    <w:rsid w:val="13B4A7DE"/>
    <w:rsid w:val="13B5DE7A"/>
    <w:rsid w:val="13BAAEE3"/>
    <w:rsid w:val="13BD50CE"/>
    <w:rsid w:val="13C54D46"/>
    <w:rsid w:val="13CA8755"/>
    <w:rsid w:val="13CC9F1E"/>
    <w:rsid w:val="13D03543"/>
    <w:rsid w:val="13D2F3B1"/>
    <w:rsid w:val="13D8F0FE"/>
    <w:rsid w:val="13DDEC4F"/>
    <w:rsid w:val="13DE1F2F"/>
    <w:rsid w:val="13DF7DD8"/>
    <w:rsid w:val="13E09E85"/>
    <w:rsid w:val="13E645FB"/>
    <w:rsid w:val="13EB8525"/>
    <w:rsid w:val="13EC62CD"/>
    <w:rsid w:val="13ED0DC6"/>
    <w:rsid w:val="13ED3CE8"/>
    <w:rsid w:val="13ED4A02"/>
    <w:rsid w:val="13F1B292"/>
    <w:rsid w:val="13F247A4"/>
    <w:rsid w:val="13F29E19"/>
    <w:rsid w:val="13F3FCB2"/>
    <w:rsid w:val="13F5D949"/>
    <w:rsid w:val="13F661C5"/>
    <w:rsid w:val="13F6D27F"/>
    <w:rsid w:val="13F8FB1D"/>
    <w:rsid w:val="1407448C"/>
    <w:rsid w:val="14147717"/>
    <w:rsid w:val="14158CE7"/>
    <w:rsid w:val="14281765"/>
    <w:rsid w:val="142D95FD"/>
    <w:rsid w:val="143478A4"/>
    <w:rsid w:val="1434C1D7"/>
    <w:rsid w:val="14386BCF"/>
    <w:rsid w:val="14421298"/>
    <w:rsid w:val="14452543"/>
    <w:rsid w:val="144544DB"/>
    <w:rsid w:val="144BD81E"/>
    <w:rsid w:val="144DE972"/>
    <w:rsid w:val="1451088B"/>
    <w:rsid w:val="14552101"/>
    <w:rsid w:val="1457702C"/>
    <w:rsid w:val="1457C3B7"/>
    <w:rsid w:val="1458B216"/>
    <w:rsid w:val="145C5696"/>
    <w:rsid w:val="146AAE42"/>
    <w:rsid w:val="14731140"/>
    <w:rsid w:val="14731F0A"/>
    <w:rsid w:val="148372C5"/>
    <w:rsid w:val="14855775"/>
    <w:rsid w:val="1488CC99"/>
    <w:rsid w:val="148D2A77"/>
    <w:rsid w:val="148FB320"/>
    <w:rsid w:val="14930BDE"/>
    <w:rsid w:val="1499569D"/>
    <w:rsid w:val="149D65E2"/>
    <w:rsid w:val="149EE5B1"/>
    <w:rsid w:val="14A10459"/>
    <w:rsid w:val="14A38328"/>
    <w:rsid w:val="14A9C3B9"/>
    <w:rsid w:val="14AA7794"/>
    <w:rsid w:val="14ACFA7B"/>
    <w:rsid w:val="14B1D5F1"/>
    <w:rsid w:val="14B21617"/>
    <w:rsid w:val="14B8ABA3"/>
    <w:rsid w:val="14B8E196"/>
    <w:rsid w:val="14C5BEA4"/>
    <w:rsid w:val="14D248AE"/>
    <w:rsid w:val="14D2A681"/>
    <w:rsid w:val="14D83AC8"/>
    <w:rsid w:val="14DE6F3C"/>
    <w:rsid w:val="14E60CEF"/>
    <w:rsid w:val="14EC42BE"/>
    <w:rsid w:val="14F39882"/>
    <w:rsid w:val="14F43625"/>
    <w:rsid w:val="1502C32E"/>
    <w:rsid w:val="1505ACA9"/>
    <w:rsid w:val="1505CE86"/>
    <w:rsid w:val="15088EB2"/>
    <w:rsid w:val="150BBAF1"/>
    <w:rsid w:val="150F5727"/>
    <w:rsid w:val="15120175"/>
    <w:rsid w:val="151B4698"/>
    <w:rsid w:val="151DE4D7"/>
    <w:rsid w:val="152AC44D"/>
    <w:rsid w:val="1532222B"/>
    <w:rsid w:val="15353484"/>
    <w:rsid w:val="154AD1BC"/>
    <w:rsid w:val="1552CBC4"/>
    <w:rsid w:val="1552F981"/>
    <w:rsid w:val="155EA8CE"/>
    <w:rsid w:val="155ECA85"/>
    <w:rsid w:val="1563AF6A"/>
    <w:rsid w:val="15856F35"/>
    <w:rsid w:val="15868BA0"/>
    <w:rsid w:val="158A4BE5"/>
    <w:rsid w:val="158BBFA3"/>
    <w:rsid w:val="158CF52F"/>
    <w:rsid w:val="1591F093"/>
    <w:rsid w:val="15929DE8"/>
    <w:rsid w:val="15960638"/>
    <w:rsid w:val="159F7549"/>
    <w:rsid w:val="15A11423"/>
    <w:rsid w:val="15A5AFA1"/>
    <w:rsid w:val="15A96D5F"/>
    <w:rsid w:val="15AA4B47"/>
    <w:rsid w:val="15ADE603"/>
    <w:rsid w:val="15B1482C"/>
    <w:rsid w:val="15BDC502"/>
    <w:rsid w:val="15C56B2D"/>
    <w:rsid w:val="15C6F65E"/>
    <w:rsid w:val="15C9CEA5"/>
    <w:rsid w:val="15D60ACB"/>
    <w:rsid w:val="15DFDC7B"/>
    <w:rsid w:val="15F8F7E8"/>
    <w:rsid w:val="16042EA9"/>
    <w:rsid w:val="16075969"/>
    <w:rsid w:val="160C4D76"/>
    <w:rsid w:val="160FE478"/>
    <w:rsid w:val="1612FFD8"/>
    <w:rsid w:val="1613ECED"/>
    <w:rsid w:val="161E373D"/>
    <w:rsid w:val="161EB5D4"/>
    <w:rsid w:val="161FC520"/>
    <w:rsid w:val="162AC423"/>
    <w:rsid w:val="163AA3E3"/>
    <w:rsid w:val="163FDFEC"/>
    <w:rsid w:val="16414349"/>
    <w:rsid w:val="1648F2B5"/>
    <w:rsid w:val="164D210C"/>
    <w:rsid w:val="16531206"/>
    <w:rsid w:val="1658521D"/>
    <w:rsid w:val="16624D9F"/>
    <w:rsid w:val="1664C68D"/>
    <w:rsid w:val="1665F968"/>
    <w:rsid w:val="16683788"/>
    <w:rsid w:val="167B4735"/>
    <w:rsid w:val="168533C6"/>
    <w:rsid w:val="16865F9F"/>
    <w:rsid w:val="168743E2"/>
    <w:rsid w:val="1695550D"/>
    <w:rsid w:val="16981753"/>
    <w:rsid w:val="169C91B7"/>
    <w:rsid w:val="16A3B383"/>
    <w:rsid w:val="16A5FA14"/>
    <w:rsid w:val="16B096A0"/>
    <w:rsid w:val="16B2B54F"/>
    <w:rsid w:val="16BBC081"/>
    <w:rsid w:val="16BD90A3"/>
    <w:rsid w:val="16C064F6"/>
    <w:rsid w:val="16C0E000"/>
    <w:rsid w:val="16C63B8E"/>
    <w:rsid w:val="16CAE309"/>
    <w:rsid w:val="16CAEA3A"/>
    <w:rsid w:val="16D231E3"/>
    <w:rsid w:val="16D248B7"/>
    <w:rsid w:val="16D72B45"/>
    <w:rsid w:val="16DD3E54"/>
    <w:rsid w:val="16DD6BBE"/>
    <w:rsid w:val="16E288D5"/>
    <w:rsid w:val="16E419B5"/>
    <w:rsid w:val="16E6EF8E"/>
    <w:rsid w:val="16EAED20"/>
    <w:rsid w:val="16EE153F"/>
    <w:rsid w:val="16F40DEC"/>
    <w:rsid w:val="16F5127D"/>
    <w:rsid w:val="16F6CD97"/>
    <w:rsid w:val="16FC471D"/>
    <w:rsid w:val="16FE742E"/>
    <w:rsid w:val="1700A3BE"/>
    <w:rsid w:val="17037977"/>
    <w:rsid w:val="17038ABF"/>
    <w:rsid w:val="17041C8B"/>
    <w:rsid w:val="1710568D"/>
    <w:rsid w:val="17117662"/>
    <w:rsid w:val="1713750A"/>
    <w:rsid w:val="171751A8"/>
    <w:rsid w:val="171A83E1"/>
    <w:rsid w:val="17265BED"/>
    <w:rsid w:val="172B656E"/>
    <w:rsid w:val="172CBD7F"/>
    <w:rsid w:val="172E608E"/>
    <w:rsid w:val="173D8A86"/>
    <w:rsid w:val="173F8010"/>
    <w:rsid w:val="1740E3CB"/>
    <w:rsid w:val="174138BF"/>
    <w:rsid w:val="17457D48"/>
    <w:rsid w:val="174C35AC"/>
    <w:rsid w:val="175195FB"/>
    <w:rsid w:val="175502E2"/>
    <w:rsid w:val="175659FA"/>
    <w:rsid w:val="175C4313"/>
    <w:rsid w:val="175DBE9F"/>
    <w:rsid w:val="175F6CBA"/>
    <w:rsid w:val="176A3A08"/>
    <w:rsid w:val="17752BF2"/>
    <w:rsid w:val="1785766F"/>
    <w:rsid w:val="178765CC"/>
    <w:rsid w:val="1787DB61"/>
    <w:rsid w:val="178D98AC"/>
    <w:rsid w:val="179584E7"/>
    <w:rsid w:val="179C58A0"/>
    <w:rsid w:val="17A8A705"/>
    <w:rsid w:val="17AAE1DA"/>
    <w:rsid w:val="17B04BF2"/>
    <w:rsid w:val="17B94749"/>
    <w:rsid w:val="17C1017B"/>
    <w:rsid w:val="17C12BA4"/>
    <w:rsid w:val="17C4A2BE"/>
    <w:rsid w:val="17C7A81E"/>
    <w:rsid w:val="17C7F6C0"/>
    <w:rsid w:val="17C9D55D"/>
    <w:rsid w:val="17CA4727"/>
    <w:rsid w:val="17D3FF03"/>
    <w:rsid w:val="17D6DF23"/>
    <w:rsid w:val="17DA76C5"/>
    <w:rsid w:val="17DCE022"/>
    <w:rsid w:val="17DD9E5E"/>
    <w:rsid w:val="17DE68AE"/>
    <w:rsid w:val="17E12113"/>
    <w:rsid w:val="17E40432"/>
    <w:rsid w:val="17E6CABA"/>
    <w:rsid w:val="17F776D1"/>
    <w:rsid w:val="18037B4C"/>
    <w:rsid w:val="1803B0B0"/>
    <w:rsid w:val="18073425"/>
    <w:rsid w:val="1808B2FB"/>
    <w:rsid w:val="180A9989"/>
    <w:rsid w:val="180D3686"/>
    <w:rsid w:val="180DFCB9"/>
    <w:rsid w:val="180E8312"/>
    <w:rsid w:val="1812CE48"/>
    <w:rsid w:val="1818A4BD"/>
    <w:rsid w:val="1819EF2B"/>
    <w:rsid w:val="1824D476"/>
    <w:rsid w:val="183085FA"/>
    <w:rsid w:val="183601D4"/>
    <w:rsid w:val="18370F72"/>
    <w:rsid w:val="1843AF2F"/>
    <w:rsid w:val="184D90E0"/>
    <w:rsid w:val="1850F4F9"/>
    <w:rsid w:val="1852E87D"/>
    <w:rsid w:val="18582644"/>
    <w:rsid w:val="1860289A"/>
    <w:rsid w:val="18622C23"/>
    <w:rsid w:val="1865904C"/>
    <w:rsid w:val="18698629"/>
    <w:rsid w:val="1869FBC5"/>
    <w:rsid w:val="186D3FB0"/>
    <w:rsid w:val="186FA8F7"/>
    <w:rsid w:val="1878B3CE"/>
    <w:rsid w:val="188DAB9C"/>
    <w:rsid w:val="189470E7"/>
    <w:rsid w:val="1898FFAC"/>
    <w:rsid w:val="18AB4D38"/>
    <w:rsid w:val="18ADFEAB"/>
    <w:rsid w:val="18AEEB7B"/>
    <w:rsid w:val="18B453F6"/>
    <w:rsid w:val="18C55808"/>
    <w:rsid w:val="18C5EDF9"/>
    <w:rsid w:val="18C80D7E"/>
    <w:rsid w:val="18CF474B"/>
    <w:rsid w:val="18DBE60E"/>
    <w:rsid w:val="18DE0A88"/>
    <w:rsid w:val="18DF7BA5"/>
    <w:rsid w:val="18E411FC"/>
    <w:rsid w:val="18F15CE0"/>
    <w:rsid w:val="18FFE723"/>
    <w:rsid w:val="19083A41"/>
    <w:rsid w:val="190E1D7C"/>
    <w:rsid w:val="19154449"/>
    <w:rsid w:val="191A5E6A"/>
    <w:rsid w:val="1920DE92"/>
    <w:rsid w:val="19215BEB"/>
    <w:rsid w:val="192376AA"/>
    <w:rsid w:val="19284C9C"/>
    <w:rsid w:val="192B2B17"/>
    <w:rsid w:val="1930790E"/>
    <w:rsid w:val="193386AB"/>
    <w:rsid w:val="1935C3CF"/>
    <w:rsid w:val="193CD5C5"/>
    <w:rsid w:val="193E07C4"/>
    <w:rsid w:val="19486600"/>
    <w:rsid w:val="194A96D0"/>
    <w:rsid w:val="194B1EE0"/>
    <w:rsid w:val="194CE828"/>
    <w:rsid w:val="1952F8A5"/>
    <w:rsid w:val="19577034"/>
    <w:rsid w:val="1964B5C6"/>
    <w:rsid w:val="19665041"/>
    <w:rsid w:val="19670880"/>
    <w:rsid w:val="196E89B4"/>
    <w:rsid w:val="196EBBC6"/>
    <w:rsid w:val="19734D33"/>
    <w:rsid w:val="19751F7B"/>
    <w:rsid w:val="197643A1"/>
    <w:rsid w:val="197A1EA1"/>
    <w:rsid w:val="197A77D0"/>
    <w:rsid w:val="197BAE9B"/>
    <w:rsid w:val="19810813"/>
    <w:rsid w:val="19866DCC"/>
    <w:rsid w:val="1987DAE7"/>
    <w:rsid w:val="198ECC4B"/>
    <w:rsid w:val="19952A1E"/>
    <w:rsid w:val="19A0FD8A"/>
    <w:rsid w:val="19A4F1FA"/>
    <w:rsid w:val="19A51DB5"/>
    <w:rsid w:val="19AA4A8E"/>
    <w:rsid w:val="19ADB4D5"/>
    <w:rsid w:val="19ADF028"/>
    <w:rsid w:val="19B2F753"/>
    <w:rsid w:val="19B66B3A"/>
    <w:rsid w:val="19B8AB00"/>
    <w:rsid w:val="19B90CB8"/>
    <w:rsid w:val="19C92000"/>
    <w:rsid w:val="19D3C09C"/>
    <w:rsid w:val="19D5933D"/>
    <w:rsid w:val="19E5C36A"/>
    <w:rsid w:val="19E85C4F"/>
    <w:rsid w:val="19F97D8A"/>
    <w:rsid w:val="1A007732"/>
    <w:rsid w:val="1A050944"/>
    <w:rsid w:val="1A06A2BB"/>
    <w:rsid w:val="1A0F83F9"/>
    <w:rsid w:val="1A144E6C"/>
    <w:rsid w:val="1A160DA2"/>
    <w:rsid w:val="1A16C135"/>
    <w:rsid w:val="1A1EA37C"/>
    <w:rsid w:val="1A22A415"/>
    <w:rsid w:val="1A2E921D"/>
    <w:rsid w:val="1A31D4E0"/>
    <w:rsid w:val="1A32AA10"/>
    <w:rsid w:val="1A35792B"/>
    <w:rsid w:val="1A4257CE"/>
    <w:rsid w:val="1A452FA1"/>
    <w:rsid w:val="1A46419A"/>
    <w:rsid w:val="1A46451A"/>
    <w:rsid w:val="1A4C996A"/>
    <w:rsid w:val="1A4F977B"/>
    <w:rsid w:val="1A4FB594"/>
    <w:rsid w:val="1A504878"/>
    <w:rsid w:val="1A51FEA8"/>
    <w:rsid w:val="1A5B5FEF"/>
    <w:rsid w:val="1A5EA87F"/>
    <w:rsid w:val="1A62D7A2"/>
    <w:rsid w:val="1A74D0A4"/>
    <w:rsid w:val="1A77ABE3"/>
    <w:rsid w:val="1A8276CF"/>
    <w:rsid w:val="1A836395"/>
    <w:rsid w:val="1A87129C"/>
    <w:rsid w:val="1A88828D"/>
    <w:rsid w:val="1A8C8557"/>
    <w:rsid w:val="1A8E0D53"/>
    <w:rsid w:val="1A8E55AD"/>
    <w:rsid w:val="1A8FD16E"/>
    <w:rsid w:val="1A945D67"/>
    <w:rsid w:val="1A950173"/>
    <w:rsid w:val="1A950EAC"/>
    <w:rsid w:val="1A9A2B3A"/>
    <w:rsid w:val="1AACA435"/>
    <w:rsid w:val="1AAE28C3"/>
    <w:rsid w:val="1AB7055B"/>
    <w:rsid w:val="1AB7C979"/>
    <w:rsid w:val="1ABD2FB3"/>
    <w:rsid w:val="1ABD76DC"/>
    <w:rsid w:val="1AC17F7B"/>
    <w:rsid w:val="1AC6198C"/>
    <w:rsid w:val="1AC78082"/>
    <w:rsid w:val="1ACF142D"/>
    <w:rsid w:val="1ADF8612"/>
    <w:rsid w:val="1AE4F0E5"/>
    <w:rsid w:val="1AE794AC"/>
    <w:rsid w:val="1AF04482"/>
    <w:rsid w:val="1AF04582"/>
    <w:rsid w:val="1AF0BC28"/>
    <w:rsid w:val="1AF601B8"/>
    <w:rsid w:val="1AFA63E7"/>
    <w:rsid w:val="1AFCB095"/>
    <w:rsid w:val="1B05D7FD"/>
    <w:rsid w:val="1B062CC2"/>
    <w:rsid w:val="1B06EB76"/>
    <w:rsid w:val="1B096FB1"/>
    <w:rsid w:val="1B0BE222"/>
    <w:rsid w:val="1B132676"/>
    <w:rsid w:val="1B17AE01"/>
    <w:rsid w:val="1B1B6DCD"/>
    <w:rsid w:val="1B27ADBB"/>
    <w:rsid w:val="1B2B8EC6"/>
    <w:rsid w:val="1B30890C"/>
    <w:rsid w:val="1B332021"/>
    <w:rsid w:val="1B340551"/>
    <w:rsid w:val="1B434E2D"/>
    <w:rsid w:val="1B468748"/>
    <w:rsid w:val="1B46B3B7"/>
    <w:rsid w:val="1B477A70"/>
    <w:rsid w:val="1B487495"/>
    <w:rsid w:val="1B4A12B5"/>
    <w:rsid w:val="1B4DF837"/>
    <w:rsid w:val="1B4FFEFB"/>
    <w:rsid w:val="1B640C70"/>
    <w:rsid w:val="1B6484B8"/>
    <w:rsid w:val="1B69C078"/>
    <w:rsid w:val="1B6E7D57"/>
    <w:rsid w:val="1B71470C"/>
    <w:rsid w:val="1B7581F5"/>
    <w:rsid w:val="1B7B2E9B"/>
    <w:rsid w:val="1B7B509A"/>
    <w:rsid w:val="1B811EC4"/>
    <w:rsid w:val="1B82C6DD"/>
    <w:rsid w:val="1B8333B5"/>
    <w:rsid w:val="1B8481CC"/>
    <w:rsid w:val="1B906DBE"/>
    <w:rsid w:val="1B95128E"/>
    <w:rsid w:val="1B986CDD"/>
    <w:rsid w:val="1B9ECC9D"/>
    <w:rsid w:val="1BA0C782"/>
    <w:rsid w:val="1BA1D6DB"/>
    <w:rsid w:val="1BACADAC"/>
    <w:rsid w:val="1BB09E83"/>
    <w:rsid w:val="1BB6EE86"/>
    <w:rsid w:val="1BBB70BC"/>
    <w:rsid w:val="1BBE578C"/>
    <w:rsid w:val="1BC02A27"/>
    <w:rsid w:val="1BC13402"/>
    <w:rsid w:val="1BC1D8BC"/>
    <w:rsid w:val="1BCC41FA"/>
    <w:rsid w:val="1BD72DAE"/>
    <w:rsid w:val="1BDD63B5"/>
    <w:rsid w:val="1BE536A9"/>
    <w:rsid w:val="1BE65613"/>
    <w:rsid w:val="1BEBB4AE"/>
    <w:rsid w:val="1BEC63E7"/>
    <w:rsid w:val="1BFE2BBA"/>
    <w:rsid w:val="1C0039DA"/>
    <w:rsid w:val="1C0D1335"/>
    <w:rsid w:val="1C1A7BFD"/>
    <w:rsid w:val="1C1CC791"/>
    <w:rsid w:val="1C227F0A"/>
    <w:rsid w:val="1C2A2B6F"/>
    <w:rsid w:val="1C30C38A"/>
    <w:rsid w:val="1C3C8FF2"/>
    <w:rsid w:val="1C3EAFEE"/>
    <w:rsid w:val="1C42162B"/>
    <w:rsid w:val="1C44B418"/>
    <w:rsid w:val="1C47E50D"/>
    <w:rsid w:val="1C567967"/>
    <w:rsid w:val="1C568617"/>
    <w:rsid w:val="1C57604B"/>
    <w:rsid w:val="1C5A4BA3"/>
    <w:rsid w:val="1C5DEAFA"/>
    <w:rsid w:val="1C60FF44"/>
    <w:rsid w:val="1C733CC5"/>
    <w:rsid w:val="1C764A7A"/>
    <w:rsid w:val="1C7DD9CB"/>
    <w:rsid w:val="1C7DFC78"/>
    <w:rsid w:val="1C815544"/>
    <w:rsid w:val="1C8357BA"/>
    <w:rsid w:val="1C928137"/>
    <w:rsid w:val="1C943C1B"/>
    <w:rsid w:val="1CA02BC3"/>
    <w:rsid w:val="1CA0E9F4"/>
    <w:rsid w:val="1CA2209D"/>
    <w:rsid w:val="1CA48F0A"/>
    <w:rsid w:val="1CA66FB9"/>
    <w:rsid w:val="1CA84C87"/>
    <w:rsid w:val="1CAB8DC2"/>
    <w:rsid w:val="1CAD4A2A"/>
    <w:rsid w:val="1CB06BF4"/>
    <w:rsid w:val="1CB1E6CB"/>
    <w:rsid w:val="1CB3F298"/>
    <w:rsid w:val="1CB9E9C1"/>
    <w:rsid w:val="1CC94B12"/>
    <w:rsid w:val="1CCEA03F"/>
    <w:rsid w:val="1CD0BB1D"/>
    <w:rsid w:val="1CD7C904"/>
    <w:rsid w:val="1CD81D75"/>
    <w:rsid w:val="1CD95D03"/>
    <w:rsid w:val="1CE4EF6A"/>
    <w:rsid w:val="1CEB522F"/>
    <w:rsid w:val="1CF00D2C"/>
    <w:rsid w:val="1CF830CE"/>
    <w:rsid w:val="1CFBBAAA"/>
    <w:rsid w:val="1D03AC39"/>
    <w:rsid w:val="1D0A17E9"/>
    <w:rsid w:val="1D0B6FD7"/>
    <w:rsid w:val="1D0E0804"/>
    <w:rsid w:val="1D10C457"/>
    <w:rsid w:val="1D10F13D"/>
    <w:rsid w:val="1D147941"/>
    <w:rsid w:val="1D14D5F1"/>
    <w:rsid w:val="1D157E18"/>
    <w:rsid w:val="1D15EEDE"/>
    <w:rsid w:val="1D22DB24"/>
    <w:rsid w:val="1D2A1305"/>
    <w:rsid w:val="1D38861A"/>
    <w:rsid w:val="1D438955"/>
    <w:rsid w:val="1D43DA43"/>
    <w:rsid w:val="1D469B11"/>
    <w:rsid w:val="1D5455D4"/>
    <w:rsid w:val="1D54BACD"/>
    <w:rsid w:val="1D601EA2"/>
    <w:rsid w:val="1D679E5A"/>
    <w:rsid w:val="1D6B0686"/>
    <w:rsid w:val="1D6BB30B"/>
    <w:rsid w:val="1D730153"/>
    <w:rsid w:val="1D75DC03"/>
    <w:rsid w:val="1D7646AE"/>
    <w:rsid w:val="1D81FC49"/>
    <w:rsid w:val="1D82F286"/>
    <w:rsid w:val="1D85FB62"/>
    <w:rsid w:val="1D8CCFCB"/>
    <w:rsid w:val="1D8E329B"/>
    <w:rsid w:val="1D98C0D2"/>
    <w:rsid w:val="1DA78529"/>
    <w:rsid w:val="1DB0EE42"/>
    <w:rsid w:val="1DC28D1E"/>
    <w:rsid w:val="1DC6CC8C"/>
    <w:rsid w:val="1DCBCE00"/>
    <w:rsid w:val="1DD76614"/>
    <w:rsid w:val="1DE0B99C"/>
    <w:rsid w:val="1DE3E630"/>
    <w:rsid w:val="1DE6C5B5"/>
    <w:rsid w:val="1DECA351"/>
    <w:rsid w:val="1DEF48AC"/>
    <w:rsid w:val="1DFCB99F"/>
    <w:rsid w:val="1DFEE434"/>
    <w:rsid w:val="1DFFAD28"/>
    <w:rsid w:val="1E036E52"/>
    <w:rsid w:val="1E09C4D3"/>
    <w:rsid w:val="1E0C4B3A"/>
    <w:rsid w:val="1E0F28FF"/>
    <w:rsid w:val="1E0F9866"/>
    <w:rsid w:val="1E118E4F"/>
    <w:rsid w:val="1E1E33D8"/>
    <w:rsid w:val="1E1FA35B"/>
    <w:rsid w:val="1E263888"/>
    <w:rsid w:val="1E298BD7"/>
    <w:rsid w:val="1E2BE9E0"/>
    <w:rsid w:val="1E345531"/>
    <w:rsid w:val="1E349EFD"/>
    <w:rsid w:val="1E34BA90"/>
    <w:rsid w:val="1E363E92"/>
    <w:rsid w:val="1E3DEEFE"/>
    <w:rsid w:val="1E465288"/>
    <w:rsid w:val="1E4A2452"/>
    <w:rsid w:val="1E4CC267"/>
    <w:rsid w:val="1E51D185"/>
    <w:rsid w:val="1E5FFACD"/>
    <w:rsid w:val="1E65452D"/>
    <w:rsid w:val="1E713893"/>
    <w:rsid w:val="1E75674D"/>
    <w:rsid w:val="1E7783D4"/>
    <w:rsid w:val="1E84D8EB"/>
    <w:rsid w:val="1E8DF253"/>
    <w:rsid w:val="1E91E872"/>
    <w:rsid w:val="1E98A6AE"/>
    <w:rsid w:val="1EA2DD8E"/>
    <w:rsid w:val="1EA2F505"/>
    <w:rsid w:val="1EA44D6B"/>
    <w:rsid w:val="1EABED50"/>
    <w:rsid w:val="1EBC7305"/>
    <w:rsid w:val="1EC72047"/>
    <w:rsid w:val="1ECA80ED"/>
    <w:rsid w:val="1ED1EE4D"/>
    <w:rsid w:val="1ED97037"/>
    <w:rsid w:val="1EED6E4E"/>
    <w:rsid w:val="1EF1633E"/>
    <w:rsid w:val="1EF76392"/>
    <w:rsid w:val="1F08E323"/>
    <w:rsid w:val="1F099A7D"/>
    <w:rsid w:val="1F0C0DE8"/>
    <w:rsid w:val="1F0FF420"/>
    <w:rsid w:val="1F13C7D2"/>
    <w:rsid w:val="1F1F7DA8"/>
    <w:rsid w:val="1F24D765"/>
    <w:rsid w:val="1F2D435D"/>
    <w:rsid w:val="1F2F4D8A"/>
    <w:rsid w:val="1F2F5451"/>
    <w:rsid w:val="1F30679B"/>
    <w:rsid w:val="1F3E2F65"/>
    <w:rsid w:val="1F423A25"/>
    <w:rsid w:val="1F43329D"/>
    <w:rsid w:val="1F4559A8"/>
    <w:rsid w:val="1F4A32F0"/>
    <w:rsid w:val="1F536603"/>
    <w:rsid w:val="1F5A82DF"/>
    <w:rsid w:val="1F5CB1DE"/>
    <w:rsid w:val="1F63B33A"/>
    <w:rsid w:val="1F7125FE"/>
    <w:rsid w:val="1F73943F"/>
    <w:rsid w:val="1F748C74"/>
    <w:rsid w:val="1F75C82C"/>
    <w:rsid w:val="1F7939DD"/>
    <w:rsid w:val="1F7DCAA6"/>
    <w:rsid w:val="1F8325A8"/>
    <w:rsid w:val="1F8ADD72"/>
    <w:rsid w:val="1FA76A70"/>
    <w:rsid w:val="1FA8A6FF"/>
    <w:rsid w:val="1FAC3EF3"/>
    <w:rsid w:val="1FB2E530"/>
    <w:rsid w:val="1FB64C33"/>
    <w:rsid w:val="1FC1649B"/>
    <w:rsid w:val="1FC2E3BB"/>
    <w:rsid w:val="1FC41225"/>
    <w:rsid w:val="1FDEC4C1"/>
    <w:rsid w:val="1FE1DC81"/>
    <w:rsid w:val="1FF7F857"/>
    <w:rsid w:val="1FF94770"/>
    <w:rsid w:val="1FFD12E8"/>
    <w:rsid w:val="1FFF5237"/>
    <w:rsid w:val="2003DEB1"/>
    <w:rsid w:val="2025B541"/>
    <w:rsid w:val="2027B536"/>
    <w:rsid w:val="20297C35"/>
    <w:rsid w:val="202D3A99"/>
    <w:rsid w:val="204358A3"/>
    <w:rsid w:val="2050BCE2"/>
    <w:rsid w:val="205118FA"/>
    <w:rsid w:val="2052B815"/>
    <w:rsid w:val="20563FE3"/>
    <w:rsid w:val="205A8282"/>
    <w:rsid w:val="205E620B"/>
    <w:rsid w:val="20611B0E"/>
    <w:rsid w:val="20619A2C"/>
    <w:rsid w:val="2069A00B"/>
    <w:rsid w:val="2073E171"/>
    <w:rsid w:val="20748FD7"/>
    <w:rsid w:val="2077650C"/>
    <w:rsid w:val="207A1C3E"/>
    <w:rsid w:val="207AA1DC"/>
    <w:rsid w:val="207B3760"/>
    <w:rsid w:val="207D5226"/>
    <w:rsid w:val="2080D16F"/>
    <w:rsid w:val="2081E9AA"/>
    <w:rsid w:val="20858EFF"/>
    <w:rsid w:val="2085A284"/>
    <w:rsid w:val="2087E38F"/>
    <w:rsid w:val="208DD1AB"/>
    <w:rsid w:val="209A9CB0"/>
    <w:rsid w:val="209FC642"/>
    <w:rsid w:val="20A29C98"/>
    <w:rsid w:val="20A87240"/>
    <w:rsid w:val="20B7343A"/>
    <w:rsid w:val="20B99FDD"/>
    <w:rsid w:val="20C87564"/>
    <w:rsid w:val="20CD8BCE"/>
    <w:rsid w:val="20D3121C"/>
    <w:rsid w:val="20D3530C"/>
    <w:rsid w:val="20D51ABD"/>
    <w:rsid w:val="20D55D87"/>
    <w:rsid w:val="20D6A8C6"/>
    <w:rsid w:val="20DBBE5C"/>
    <w:rsid w:val="20DE6610"/>
    <w:rsid w:val="20E17B0C"/>
    <w:rsid w:val="20E3B241"/>
    <w:rsid w:val="20E939B8"/>
    <w:rsid w:val="20E9D231"/>
    <w:rsid w:val="20F1E4B4"/>
    <w:rsid w:val="20F40E98"/>
    <w:rsid w:val="20F98B7C"/>
    <w:rsid w:val="21020D77"/>
    <w:rsid w:val="2109CBBA"/>
    <w:rsid w:val="210B6DAA"/>
    <w:rsid w:val="2114A8AB"/>
    <w:rsid w:val="211BFD5F"/>
    <w:rsid w:val="211EDA3A"/>
    <w:rsid w:val="212207DD"/>
    <w:rsid w:val="2126F051"/>
    <w:rsid w:val="212A9A9F"/>
    <w:rsid w:val="212C0715"/>
    <w:rsid w:val="213C98DB"/>
    <w:rsid w:val="213F9473"/>
    <w:rsid w:val="2141D4CE"/>
    <w:rsid w:val="2142122F"/>
    <w:rsid w:val="21452466"/>
    <w:rsid w:val="21454F79"/>
    <w:rsid w:val="21477050"/>
    <w:rsid w:val="21493850"/>
    <w:rsid w:val="214A8133"/>
    <w:rsid w:val="214D5CDA"/>
    <w:rsid w:val="214FB146"/>
    <w:rsid w:val="21529C82"/>
    <w:rsid w:val="2154B11A"/>
    <w:rsid w:val="2154D1A4"/>
    <w:rsid w:val="215D810D"/>
    <w:rsid w:val="215E4640"/>
    <w:rsid w:val="2160FDCE"/>
    <w:rsid w:val="216C5C83"/>
    <w:rsid w:val="216F1B70"/>
    <w:rsid w:val="2173FEA0"/>
    <w:rsid w:val="21791EFD"/>
    <w:rsid w:val="217E6AA2"/>
    <w:rsid w:val="21859D0A"/>
    <w:rsid w:val="2188D42F"/>
    <w:rsid w:val="218A5321"/>
    <w:rsid w:val="21906668"/>
    <w:rsid w:val="2199E042"/>
    <w:rsid w:val="219B334D"/>
    <w:rsid w:val="219F1B32"/>
    <w:rsid w:val="21A18D4C"/>
    <w:rsid w:val="21A2B1AC"/>
    <w:rsid w:val="21A4AD6E"/>
    <w:rsid w:val="21A974EB"/>
    <w:rsid w:val="21AB3C06"/>
    <w:rsid w:val="21BDC9FC"/>
    <w:rsid w:val="21CB66A4"/>
    <w:rsid w:val="21D25824"/>
    <w:rsid w:val="21E9F2E2"/>
    <w:rsid w:val="21EA9FC1"/>
    <w:rsid w:val="21EAAD2F"/>
    <w:rsid w:val="21EAEF5E"/>
    <w:rsid w:val="21EBDA59"/>
    <w:rsid w:val="21EDFBA7"/>
    <w:rsid w:val="21EF0033"/>
    <w:rsid w:val="21F614D8"/>
    <w:rsid w:val="21F65474"/>
    <w:rsid w:val="21F79A6B"/>
    <w:rsid w:val="21FB03FC"/>
    <w:rsid w:val="21FBF9DF"/>
    <w:rsid w:val="21FF8EE2"/>
    <w:rsid w:val="2203AAD8"/>
    <w:rsid w:val="2216CA80"/>
    <w:rsid w:val="22173B96"/>
    <w:rsid w:val="221A2E21"/>
    <w:rsid w:val="221B28FE"/>
    <w:rsid w:val="2221D3A1"/>
    <w:rsid w:val="2227A7F8"/>
    <w:rsid w:val="2228581F"/>
    <w:rsid w:val="222EE430"/>
    <w:rsid w:val="2231F575"/>
    <w:rsid w:val="22329D18"/>
    <w:rsid w:val="223AAB63"/>
    <w:rsid w:val="2240507A"/>
    <w:rsid w:val="224AD732"/>
    <w:rsid w:val="224DC612"/>
    <w:rsid w:val="224F5208"/>
    <w:rsid w:val="225108FF"/>
    <w:rsid w:val="225120C9"/>
    <w:rsid w:val="225838DA"/>
    <w:rsid w:val="225BC94D"/>
    <w:rsid w:val="2261C3B7"/>
    <w:rsid w:val="2266FF79"/>
    <w:rsid w:val="226C977A"/>
    <w:rsid w:val="227166F4"/>
    <w:rsid w:val="227312F7"/>
    <w:rsid w:val="227475AE"/>
    <w:rsid w:val="2274C4E1"/>
    <w:rsid w:val="227C6C8F"/>
    <w:rsid w:val="227D2DFF"/>
    <w:rsid w:val="228173A2"/>
    <w:rsid w:val="2292B799"/>
    <w:rsid w:val="2293A22F"/>
    <w:rsid w:val="22988F07"/>
    <w:rsid w:val="22AD1E44"/>
    <w:rsid w:val="22B4DA09"/>
    <w:rsid w:val="22B65CB2"/>
    <w:rsid w:val="22BAA8B7"/>
    <w:rsid w:val="22BEC17D"/>
    <w:rsid w:val="22C5A4A3"/>
    <w:rsid w:val="22C5A6C0"/>
    <w:rsid w:val="22C7B4C6"/>
    <w:rsid w:val="22C86F4D"/>
    <w:rsid w:val="22E09274"/>
    <w:rsid w:val="22E4FC9D"/>
    <w:rsid w:val="22E8E91C"/>
    <w:rsid w:val="22E9BAB5"/>
    <w:rsid w:val="22F4A058"/>
    <w:rsid w:val="22F79D32"/>
    <w:rsid w:val="22F7DEEB"/>
    <w:rsid w:val="22F84A17"/>
    <w:rsid w:val="230143EB"/>
    <w:rsid w:val="2304FD57"/>
    <w:rsid w:val="230F44AC"/>
    <w:rsid w:val="2313E3E5"/>
    <w:rsid w:val="2317821A"/>
    <w:rsid w:val="2317A218"/>
    <w:rsid w:val="2319FFEE"/>
    <w:rsid w:val="23207D2F"/>
    <w:rsid w:val="23266812"/>
    <w:rsid w:val="232D951F"/>
    <w:rsid w:val="232DCDF9"/>
    <w:rsid w:val="2335C712"/>
    <w:rsid w:val="2337930E"/>
    <w:rsid w:val="23430FEC"/>
    <w:rsid w:val="23447BA4"/>
    <w:rsid w:val="23490419"/>
    <w:rsid w:val="234A9FBA"/>
    <w:rsid w:val="234C078B"/>
    <w:rsid w:val="234F87E7"/>
    <w:rsid w:val="235DDB2C"/>
    <w:rsid w:val="2364B42C"/>
    <w:rsid w:val="2365B984"/>
    <w:rsid w:val="236C3F94"/>
    <w:rsid w:val="236C8472"/>
    <w:rsid w:val="236FF10F"/>
    <w:rsid w:val="23704ADE"/>
    <w:rsid w:val="23713D65"/>
    <w:rsid w:val="237943CA"/>
    <w:rsid w:val="238C6358"/>
    <w:rsid w:val="238F5A0F"/>
    <w:rsid w:val="239409FF"/>
    <w:rsid w:val="239C41FA"/>
    <w:rsid w:val="239C4BF3"/>
    <w:rsid w:val="23A83095"/>
    <w:rsid w:val="23A95752"/>
    <w:rsid w:val="23ABE1CB"/>
    <w:rsid w:val="23B4905B"/>
    <w:rsid w:val="23B732E5"/>
    <w:rsid w:val="23B9EAB5"/>
    <w:rsid w:val="23BFE8CB"/>
    <w:rsid w:val="23BFECAF"/>
    <w:rsid w:val="23C2EFBD"/>
    <w:rsid w:val="23C5050F"/>
    <w:rsid w:val="23C53EF7"/>
    <w:rsid w:val="23CCD493"/>
    <w:rsid w:val="23CF3702"/>
    <w:rsid w:val="23D77488"/>
    <w:rsid w:val="23D78A76"/>
    <w:rsid w:val="23DC4969"/>
    <w:rsid w:val="23DC8D03"/>
    <w:rsid w:val="23DD06A5"/>
    <w:rsid w:val="23F3D8B1"/>
    <w:rsid w:val="23F4A1EA"/>
    <w:rsid w:val="23F6D36A"/>
    <w:rsid w:val="2400103B"/>
    <w:rsid w:val="240A9F27"/>
    <w:rsid w:val="241F7E40"/>
    <w:rsid w:val="242006B8"/>
    <w:rsid w:val="242649C0"/>
    <w:rsid w:val="24282DE9"/>
    <w:rsid w:val="242BA0AB"/>
    <w:rsid w:val="24305638"/>
    <w:rsid w:val="2434B11B"/>
    <w:rsid w:val="243ABD43"/>
    <w:rsid w:val="243CCDB1"/>
    <w:rsid w:val="24405D72"/>
    <w:rsid w:val="244C2288"/>
    <w:rsid w:val="244D7A57"/>
    <w:rsid w:val="2451D82A"/>
    <w:rsid w:val="2458DEF4"/>
    <w:rsid w:val="246375DA"/>
    <w:rsid w:val="24647602"/>
    <w:rsid w:val="24653B63"/>
    <w:rsid w:val="2465EBFA"/>
    <w:rsid w:val="24666A48"/>
    <w:rsid w:val="24673DA2"/>
    <w:rsid w:val="24680A5A"/>
    <w:rsid w:val="247A56D6"/>
    <w:rsid w:val="248062BE"/>
    <w:rsid w:val="2481C718"/>
    <w:rsid w:val="24853EF5"/>
    <w:rsid w:val="2486B1B2"/>
    <w:rsid w:val="2487B5C6"/>
    <w:rsid w:val="24930D5E"/>
    <w:rsid w:val="24957D6B"/>
    <w:rsid w:val="24978363"/>
    <w:rsid w:val="249CEA26"/>
    <w:rsid w:val="24A3BF8F"/>
    <w:rsid w:val="24A4DB54"/>
    <w:rsid w:val="24B2207B"/>
    <w:rsid w:val="24B336C5"/>
    <w:rsid w:val="24B53C7A"/>
    <w:rsid w:val="24B7FF59"/>
    <w:rsid w:val="24BC6722"/>
    <w:rsid w:val="24BD5C4B"/>
    <w:rsid w:val="24C7A4E2"/>
    <w:rsid w:val="24C938D3"/>
    <w:rsid w:val="24CDB0CA"/>
    <w:rsid w:val="24D005F5"/>
    <w:rsid w:val="24DA4FB8"/>
    <w:rsid w:val="24DD5B46"/>
    <w:rsid w:val="24E11E0C"/>
    <w:rsid w:val="24E22383"/>
    <w:rsid w:val="24E3BA2B"/>
    <w:rsid w:val="24E6191C"/>
    <w:rsid w:val="24EEF819"/>
    <w:rsid w:val="24F0436E"/>
    <w:rsid w:val="24F29401"/>
    <w:rsid w:val="24F3E79C"/>
    <w:rsid w:val="24F4D548"/>
    <w:rsid w:val="24F6AD4C"/>
    <w:rsid w:val="24F98D84"/>
    <w:rsid w:val="25058178"/>
    <w:rsid w:val="2506E85A"/>
    <w:rsid w:val="250BFB52"/>
    <w:rsid w:val="250D804E"/>
    <w:rsid w:val="25103468"/>
    <w:rsid w:val="2510F306"/>
    <w:rsid w:val="25199B41"/>
    <w:rsid w:val="2521ECA2"/>
    <w:rsid w:val="253049DF"/>
    <w:rsid w:val="25323CC9"/>
    <w:rsid w:val="2536F3A1"/>
    <w:rsid w:val="253ADF69"/>
    <w:rsid w:val="253FB49F"/>
    <w:rsid w:val="2541D570"/>
    <w:rsid w:val="25426F8B"/>
    <w:rsid w:val="2543D29D"/>
    <w:rsid w:val="254B3CC0"/>
    <w:rsid w:val="254DD845"/>
    <w:rsid w:val="254EB914"/>
    <w:rsid w:val="254EDF37"/>
    <w:rsid w:val="255663EC"/>
    <w:rsid w:val="255A7ADF"/>
    <w:rsid w:val="25639F04"/>
    <w:rsid w:val="256F698D"/>
    <w:rsid w:val="25709DBE"/>
    <w:rsid w:val="257803AF"/>
    <w:rsid w:val="257B3731"/>
    <w:rsid w:val="25808169"/>
    <w:rsid w:val="25827388"/>
    <w:rsid w:val="25836EB2"/>
    <w:rsid w:val="25886294"/>
    <w:rsid w:val="258BE4BA"/>
    <w:rsid w:val="259E5F36"/>
    <w:rsid w:val="259F6BEA"/>
    <w:rsid w:val="259F9B98"/>
    <w:rsid w:val="25A1D83B"/>
    <w:rsid w:val="25A28183"/>
    <w:rsid w:val="25AC5604"/>
    <w:rsid w:val="25AD3E4C"/>
    <w:rsid w:val="25AD88F4"/>
    <w:rsid w:val="25B0949A"/>
    <w:rsid w:val="25B9E28E"/>
    <w:rsid w:val="25BC5C08"/>
    <w:rsid w:val="25C9FEF3"/>
    <w:rsid w:val="25D73AC5"/>
    <w:rsid w:val="25D78700"/>
    <w:rsid w:val="25DACD1D"/>
    <w:rsid w:val="25E46FAA"/>
    <w:rsid w:val="25E7CB4F"/>
    <w:rsid w:val="25EAA1AB"/>
    <w:rsid w:val="25F6C634"/>
    <w:rsid w:val="25F96250"/>
    <w:rsid w:val="25F97BA6"/>
    <w:rsid w:val="25FA4652"/>
    <w:rsid w:val="25FD70C5"/>
    <w:rsid w:val="25FF0848"/>
    <w:rsid w:val="26117741"/>
    <w:rsid w:val="261E6FA3"/>
    <w:rsid w:val="26266253"/>
    <w:rsid w:val="262BB768"/>
    <w:rsid w:val="262CAA6B"/>
    <w:rsid w:val="263E05BE"/>
    <w:rsid w:val="263F5431"/>
    <w:rsid w:val="26534615"/>
    <w:rsid w:val="265389F9"/>
    <w:rsid w:val="26552C11"/>
    <w:rsid w:val="265BEF56"/>
    <w:rsid w:val="265CB8A4"/>
    <w:rsid w:val="265F3E90"/>
    <w:rsid w:val="265F6CE3"/>
    <w:rsid w:val="26624766"/>
    <w:rsid w:val="26668D41"/>
    <w:rsid w:val="26678541"/>
    <w:rsid w:val="266B040D"/>
    <w:rsid w:val="266B153D"/>
    <w:rsid w:val="266CAD2B"/>
    <w:rsid w:val="266FE7E6"/>
    <w:rsid w:val="26714AD9"/>
    <w:rsid w:val="2671F929"/>
    <w:rsid w:val="267BD48A"/>
    <w:rsid w:val="2680148D"/>
    <w:rsid w:val="26833A94"/>
    <w:rsid w:val="268760AD"/>
    <w:rsid w:val="2687D478"/>
    <w:rsid w:val="268A0908"/>
    <w:rsid w:val="268C00B1"/>
    <w:rsid w:val="268D9746"/>
    <w:rsid w:val="26917188"/>
    <w:rsid w:val="2699A402"/>
    <w:rsid w:val="26A37947"/>
    <w:rsid w:val="26A892D9"/>
    <w:rsid w:val="26AA60F1"/>
    <w:rsid w:val="26AB96CC"/>
    <w:rsid w:val="26ACA65B"/>
    <w:rsid w:val="26AD0EFD"/>
    <w:rsid w:val="26B3C988"/>
    <w:rsid w:val="26B6A918"/>
    <w:rsid w:val="26B942AD"/>
    <w:rsid w:val="26C45D59"/>
    <w:rsid w:val="26C5E836"/>
    <w:rsid w:val="26C6F346"/>
    <w:rsid w:val="26C72667"/>
    <w:rsid w:val="26C85344"/>
    <w:rsid w:val="26CA1829"/>
    <w:rsid w:val="26D17293"/>
    <w:rsid w:val="26E25162"/>
    <w:rsid w:val="26E4425F"/>
    <w:rsid w:val="26E54B95"/>
    <w:rsid w:val="26EEB756"/>
    <w:rsid w:val="26FA8F73"/>
    <w:rsid w:val="26FF0897"/>
    <w:rsid w:val="2704ABB5"/>
    <w:rsid w:val="2704E878"/>
    <w:rsid w:val="270837DF"/>
    <w:rsid w:val="270CF4A2"/>
    <w:rsid w:val="271166EB"/>
    <w:rsid w:val="27128863"/>
    <w:rsid w:val="2719E7D1"/>
    <w:rsid w:val="271A1F21"/>
    <w:rsid w:val="272BF6B9"/>
    <w:rsid w:val="2734E2BD"/>
    <w:rsid w:val="2739EC44"/>
    <w:rsid w:val="274A5F7A"/>
    <w:rsid w:val="274B7928"/>
    <w:rsid w:val="274C4371"/>
    <w:rsid w:val="2751D63F"/>
    <w:rsid w:val="2754FAE5"/>
    <w:rsid w:val="27572A0F"/>
    <w:rsid w:val="275C526D"/>
    <w:rsid w:val="275D961B"/>
    <w:rsid w:val="276051C1"/>
    <w:rsid w:val="276258E9"/>
    <w:rsid w:val="2765179E"/>
    <w:rsid w:val="27678209"/>
    <w:rsid w:val="2768A653"/>
    <w:rsid w:val="277F009D"/>
    <w:rsid w:val="27827DC8"/>
    <w:rsid w:val="27848243"/>
    <w:rsid w:val="2785FD0F"/>
    <w:rsid w:val="2786FDA4"/>
    <w:rsid w:val="278CE5DA"/>
    <w:rsid w:val="278D8448"/>
    <w:rsid w:val="278DDF41"/>
    <w:rsid w:val="278F942B"/>
    <w:rsid w:val="2793BD1B"/>
    <w:rsid w:val="2796D2C1"/>
    <w:rsid w:val="279789B5"/>
    <w:rsid w:val="279D6234"/>
    <w:rsid w:val="27A6EF27"/>
    <w:rsid w:val="27AD9C52"/>
    <w:rsid w:val="27BA1B51"/>
    <w:rsid w:val="27C04EDB"/>
    <w:rsid w:val="27C29409"/>
    <w:rsid w:val="27C46EA6"/>
    <w:rsid w:val="27C8CE9A"/>
    <w:rsid w:val="27CB3056"/>
    <w:rsid w:val="27D8DD0F"/>
    <w:rsid w:val="27DA0186"/>
    <w:rsid w:val="27E2965C"/>
    <w:rsid w:val="27E4DD46"/>
    <w:rsid w:val="27E79DEF"/>
    <w:rsid w:val="27E8D65E"/>
    <w:rsid w:val="27EA5C24"/>
    <w:rsid w:val="27ECDC98"/>
    <w:rsid w:val="27EE3E51"/>
    <w:rsid w:val="27FC6845"/>
    <w:rsid w:val="2803D9FC"/>
    <w:rsid w:val="28091777"/>
    <w:rsid w:val="2815DEAC"/>
    <w:rsid w:val="2816C11B"/>
    <w:rsid w:val="2819C984"/>
    <w:rsid w:val="281AC955"/>
    <w:rsid w:val="281D64DF"/>
    <w:rsid w:val="281F2C34"/>
    <w:rsid w:val="281F4EAD"/>
    <w:rsid w:val="28279FFB"/>
    <w:rsid w:val="2827A662"/>
    <w:rsid w:val="282E5EE7"/>
    <w:rsid w:val="282F25B9"/>
    <w:rsid w:val="2830B1D3"/>
    <w:rsid w:val="2833BF15"/>
    <w:rsid w:val="283402FD"/>
    <w:rsid w:val="283AF077"/>
    <w:rsid w:val="283B020F"/>
    <w:rsid w:val="283DF98F"/>
    <w:rsid w:val="28446996"/>
    <w:rsid w:val="284509CF"/>
    <w:rsid w:val="28451418"/>
    <w:rsid w:val="2846395A"/>
    <w:rsid w:val="284FBBCC"/>
    <w:rsid w:val="284FDDA5"/>
    <w:rsid w:val="285012A2"/>
    <w:rsid w:val="28523068"/>
    <w:rsid w:val="2861E914"/>
    <w:rsid w:val="28694121"/>
    <w:rsid w:val="287CA831"/>
    <w:rsid w:val="2881A5DE"/>
    <w:rsid w:val="28845BE5"/>
    <w:rsid w:val="2884AC37"/>
    <w:rsid w:val="288B4D0B"/>
    <w:rsid w:val="288E81D9"/>
    <w:rsid w:val="288FF757"/>
    <w:rsid w:val="28924838"/>
    <w:rsid w:val="289CBA51"/>
    <w:rsid w:val="28A2D80C"/>
    <w:rsid w:val="28A604C4"/>
    <w:rsid w:val="28AA58C9"/>
    <w:rsid w:val="28AA7B00"/>
    <w:rsid w:val="28AC4555"/>
    <w:rsid w:val="28AC8EB5"/>
    <w:rsid w:val="28B08197"/>
    <w:rsid w:val="28B0D6FB"/>
    <w:rsid w:val="28B62806"/>
    <w:rsid w:val="28B85300"/>
    <w:rsid w:val="28BC9C9B"/>
    <w:rsid w:val="28BE56B2"/>
    <w:rsid w:val="28C053BC"/>
    <w:rsid w:val="28C6DBB8"/>
    <w:rsid w:val="28C82DD7"/>
    <w:rsid w:val="28CC39B4"/>
    <w:rsid w:val="28D70553"/>
    <w:rsid w:val="28D74284"/>
    <w:rsid w:val="28DA0177"/>
    <w:rsid w:val="28DB913D"/>
    <w:rsid w:val="28ECF1F7"/>
    <w:rsid w:val="28EF0F88"/>
    <w:rsid w:val="28F62D01"/>
    <w:rsid w:val="28FA86EA"/>
    <w:rsid w:val="28FE450C"/>
    <w:rsid w:val="2902C778"/>
    <w:rsid w:val="29033D1E"/>
    <w:rsid w:val="29049F6A"/>
    <w:rsid w:val="290DB460"/>
    <w:rsid w:val="290DE8F8"/>
    <w:rsid w:val="290E63E2"/>
    <w:rsid w:val="2925C8A0"/>
    <w:rsid w:val="2926DD5A"/>
    <w:rsid w:val="292DA962"/>
    <w:rsid w:val="2930144D"/>
    <w:rsid w:val="2931429A"/>
    <w:rsid w:val="294CD16F"/>
    <w:rsid w:val="294F1746"/>
    <w:rsid w:val="29508C99"/>
    <w:rsid w:val="2952DC00"/>
    <w:rsid w:val="295D2C30"/>
    <w:rsid w:val="295FF2AC"/>
    <w:rsid w:val="296374F4"/>
    <w:rsid w:val="2965361A"/>
    <w:rsid w:val="29725EB2"/>
    <w:rsid w:val="297CB0AC"/>
    <w:rsid w:val="297D86DB"/>
    <w:rsid w:val="2982BCD6"/>
    <w:rsid w:val="298A1CD2"/>
    <w:rsid w:val="298B4FFE"/>
    <w:rsid w:val="29939059"/>
    <w:rsid w:val="29987EEC"/>
    <w:rsid w:val="299A446D"/>
    <w:rsid w:val="29A62023"/>
    <w:rsid w:val="29AC8AB7"/>
    <w:rsid w:val="29AE478E"/>
    <w:rsid w:val="29B32F1F"/>
    <w:rsid w:val="29B3E2FC"/>
    <w:rsid w:val="29BD0308"/>
    <w:rsid w:val="29C11202"/>
    <w:rsid w:val="29C27A04"/>
    <w:rsid w:val="29C578D7"/>
    <w:rsid w:val="29D60EA7"/>
    <w:rsid w:val="29DA03CC"/>
    <w:rsid w:val="29DB163A"/>
    <w:rsid w:val="29DD820F"/>
    <w:rsid w:val="29E1AFD6"/>
    <w:rsid w:val="29E83025"/>
    <w:rsid w:val="29E84A15"/>
    <w:rsid w:val="29EC7EC6"/>
    <w:rsid w:val="29F6279A"/>
    <w:rsid w:val="2A06142F"/>
    <w:rsid w:val="2A06F7A3"/>
    <w:rsid w:val="2A0CD02E"/>
    <w:rsid w:val="2A0D2A47"/>
    <w:rsid w:val="2A165137"/>
    <w:rsid w:val="2A181295"/>
    <w:rsid w:val="2A1E0F0C"/>
    <w:rsid w:val="2A2C135A"/>
    <w:rsid w:val="2A2EA750"/>
    <w:rsid w:val="2A3807A2"/>
    <w:rsid w:val="2A3A79BE"/>
    <w:rsid w:val="2A3DF03A"/>
    <w:rsid w:val="2A3F24C3"/>
    <w:rsid w:val="2A41CE6A"/>
    <w:rsid w:val="2A423C07"/>
    <w:rsid w:val="2A507E38"/>
    <w:rsid w:val="2A580446"/>
    <w:rsid w:val="2A6AB2E3"/>
    <w:rsid w:val="2A70BA45"/>
    <w:rsid w:val="2A799933"/>
    <w:rsid w:val="2A7A6329"/>
    <w:rsid w:val="2A7B37E8"/>
    <w:rsid w:val="2A7EDBCC"/>
    <w:rsid w:val="2A82410F"/>
    <w:rsid w:val="2A825D4E"/>
    <w:rsid w:val="2A8C069F"/>
    <w:rsid w:val="2A904557"/>
    <w:rsid w:val="2A92F251"/>
    <w:rsid w:val="2A960D2C"/>
    <w:rsid w:val="2A9B5C8E"/>
    <w:rsid w:val="2AA3C7D0"/>
    <w:rsid w:val="2AAA4D63"/>
    <w:rsid w:val="2AB50E4D"/>
    <w:rsid w:val="2ABA4CC3"/>
    <w:rsid w:val="2ABB98B5"/>
    <w:rsid w:val="2ABBB861"/>
    <w:rsid w:val="2ABCCA32"/>
    <w:rsid w:val="2ABE5354"/>
    <w:rsid w:val="2AC5E405"/>
    <w:rsid w:val="2AC775DC"/>
    <w:rsid w:val="2ACA9C42"/>
    <w:rsid w:val="2AD1DEDF"/>
    <w:rsid w:val="2AD271E5"/>
    <w:rsid w:val="2AD5152A"/>
    <w:rsid w:val="2ADF30BC"/>
    <w:rsid w:val="2AEDDE80"/>
    <w:rsid w:val="2AEF276A"/>
    <w:rsid w:val="2AFC3272"/>
    <w:rsid w:val="2AFE1663"/>
    <w:rsid w:val="2B005510"/>
    <w:rsid w:val="2B006BAC"/>
    <w:rsid w:val="2B028D9E"/>
    <w:rsid w:val="2B02A9F2"/>
    <w:rsid w:val="2B04A01B"/>
    <w:rsid w:val="2B09E8C8"/>
    <w:rsid w:val="2B126546"/>
    <w:rsid w:val="2B142E85"/>
    <w:rsid w:val="2B15A97B"/>
    <w:rsid w:val="2B1D255A"/>
    <w:rsid w:val="2B2230A0"/>
    <w:rsid w:val="2B2C5874"/>
    <w:rsid w:val="2B2FA9AD"/>
    <w:rsid w:val="2B3213F9"/>
    <w:rsid w:val="2B390420"/>
    <w:rsid w:val="2B3AD1ED"/>
    <w:rsid w:val="2B45318F"/>
    <w:rsid w:val="2B5378A3"/>
    <w:rsid w:val="2B55EAEF"/>
    <w:rsid w:val="2B56E64D"/>
    <w:rsid w:val="2B5BC695"/>
    <w:rsid w:val="2B611413"/>
    <w:rsid w:val="2B63C8C4"/>
    <w:rsid w:val="2B6981BA"/>
    <w:rsid w:val="2B6BB87D"/>
    <w:rsid w:val="2B7185F8"/>
    <w:rsid w:val="2B80C2F2"/>
    <w:rsid w:val="2B83073F"/>
    <w:rsid w:val="2B865945"/>
    <w:rsid w:val="2B9407A9"/>
    <w:rsid w:val="2B991844"/>
    <w:rsid w:val="2B9D294D"/>
    <w:rsid w:val="2B9F6F8C"/>
    <w:rsid w:val="2BA516E2"/>
    <w:rsid w:val="2BAD3383"/>
    <w:rsid w:val="2BAD5991"/>
    <w:rsid w:val="2BB474FF"/>
    <w:rsid w:val="2BB69A67"/>
    <w:rsid w:val="2BBD7443"/>
    <w:rsid w:val="2BC30099"/>
    <w:rsid w:val="2BC80D54"/>
    <w:rsid w:val="2BE6FD72"/>
    <w:rsid w:val="2BEB3BE9"/>
    <w:rsid w:val="2BEE0DFC"/>
    <w:rsid w:val="2BFDB514"/>
    <w:rsid w:val="2BFE4583"/>
    <w:rsid w:val="2C092252"/>
    <w:rsid w:val="2C09D0F8"/>
    <w:rsid w:val="2C0EFE0A"/>
    <w:rsid w:val="2C13B70B"/>
    <w:rsid w:val="2C15556D"/>
    <w:rsid w:val="2C15A06F"/>
    <w:rsid w:val="2C175A7D"/>
    <w:rsid w:val="2C1AE404"/>
    <w:rsid w:val="2C20C5B9"/>
    <w:rsid w:val="2C277EDE"/>
    <w:rsid w:val="2C2A4982"/>
    <w:rsid w:val="2C2E45AF"/>
    <w:rsid w:val="2C327899"/>
    <w:rsid w:val="2C40B51A"/>
    <w:rsid w:val="2C41EB3A"/>
    <w:rsid w:val="2C445223"/>
    <w:rsid w:val="2C45EBC5"/>
    <w:rsid w:val="2C4EB30D"/>
    <w:rsid w:val="2C4F24CF"/>
    <w:rsid w:val="2C50A689"/>
    <w:rsid w:val="2C53D95C"/>
    <w:rsid w:val="2C5E0016"/>
    <w:rsid w:val="2C5FD172"/>
    <w:rsid w:val="2C6B2EEC"/>
    <w:rsid w:val="2C6C936B"/>
    <w:rsid w:val="2C74317C"/>
    <w:rsid w:val="2C778E6A"/>
    <w:rsid w:val="2C77A1C1"/>
    <w:rsid w:val="2C78AA41"/>
    <w:rsid w:val="2C82BEE7"/>
    <w:rsid w:val="2C8423EB"/>
    <w:rsid w:val="2C874FF8"/>
    <w:rsid w:val="2C8903B3"/>
    <w:rsid w:val="2C8A9D2B"/>
    <w:rsid w:val="2C8BB3ED"/>
    <w:rsid w:val="2C923B82"/>
    <w:rsid w:val="2C92680A"/>
    <w:rsid w:val="2C98253D"/>
    <w:rsid w:val="2CA7233C"/>
    <w:rsid w:val="2CA94A60"/>
    <w:rsid w:val="2CAB23BD"/>
    <w:rsid w:val="2CACD702"/>
    <w:rsid w:val="2CB755BF"/>
    <w:rsid w:val="2CC8F9D0"/>
    <w:rsid w:val="2CDE65D8"/>
    <w:rsid w:val="2CE5563F"/>
    <w:rsid w:val="2CF17BC5"/>
    <w:rsid w:val="2CF21D9C"/>
    <w:rsid w:val="2CFDD83A"/>
    <w:rsid w:val="2D001F0D"/>
    <w:rsid w:val="2D047FB5"/>
    <w:rsid w:val="2D052FB2"/>
    <w:rsid w:val="2D078C06"/>
    <w:rsid w:val="2D093E68"/>
    <w:rsid w:val="2D1488D2"/>
    <w:rsid w:val="2D15BB26"/>
    <w:rsid w:val="2D161F9E"/>
    <w:rsid w:val="2D182C66"/>
    <w:rsid w:val="2D1BF841"/>
    <w:rsid w:val="2D1E0BCC"/>
    <w:rsid w:val="2D22554F"/>
    <w:rsid w:val="2D24D9F1"/>
    <w:rsid w:val="2D29AD48"/>
    <w:rsid w:val="2D2AA011"/>
    <w:rsid w:val="2D2B1596"/>
    <w:rsid w:val="2D2CF009"/>
    <w:rsid w:val="2D38C846"/>
    <w:rsid w:val="2D3F6EED"/>
    <w:rsid w:val="2D4C7DFA"/>
    <w:rsid w:val="2D51A02A"/>
    <w:rsid w:val="2D51BE4D"/>
    <w:rsid w:val="2D583190"/>
    <w:rsid w:val="2D619408"/>
    <w:rsid w:val="2D63848B"/>
    <w:rsid w:val="2D7433ED"/>
    <w:rsid w:val="2D7647A9"/>
    <w:rsid w:val="2D7762D0"/>
    <w:rsid w:val="2D82CDC1"/>
    <w:rsid w:val="2D853B93"/>
    <w:rsid w:val="2D89DAE4"/>
    <w:rsid w:val="2D8A160B"/>
    <w:rsid w:val="2D8B8588"/>
    <w:rsid w:val="2D92C67D"/>
    <w:rsid w:val="2D93542F"/>
    <w:rsid w:val="2D9CAC93"/>
    <w:rsid w:val="2D9F5B57"/>
    <w:rsid w:val="2DA5AAC6"/>
    <w:rsid w:val="2DB1CC18"/>
    <w:rsid w:val="2DB5B584"/>
    <w:rsid w:val="2DBD5850"/>
    <w:rsid w:val="2DBD8901"/>
    <w:rsid w:val="2DC7A455"/>
    <w:rsid w:val="2DC89F14"/>
    <w:rsid w:val="2DCF8561"/>
    <w:rsid w:val="2DD387CB"/>
    <w:rsid w:val="2DDBB385"/>
    <w:rsid w:val="2DE7950D"/>
    <w:rsid w:val="2DEB3377"/>
    <w:rsid w:val="2DEFBE11"/>
    <w:rsid w:val="2DF60C66"/>
    <w:rsid w:val="2DF9FC83"/>
    <w:rsid w:val="2DFFFFD9"/>
    <w:rsid w:val="2E032145"/>
    <w:rsid w:val="2E04A08E"/>
    <w:rsid w:val="2E0729F8"/>
    <w:rsid w:val="2E081736"/>
    <w:rsid w:val="2E0AB361"/>
    <w:rsid w:val="2E0E2DEF"/>
    <w:rsid w:val="2E119C8A"/>
    <w:rsid w:val="2E12A2C8"/>
    <w:rsid w:val="2E24DCB6"/>
    <w:rsid w:val="2E315933"/>
    <w:rsid w:val="2E371A76"/>
    <w:rsid w:val="2E4B0F62"/>
    <w:rsid w:val="2E693AFC"/>
    <w:rsid w:val="2E6DBF76"/>
    <w:rsid w:val="2E7131D4"/>
    <w:rsid w:val="2E77810B"/>
    <w:rsid w:val="2E784A26"/>
    <w:rsid w:val="2E78C58F"/>
    <w:rsid w:val="2E7E01C1"/>
    <w:rsid w:val="2E83DC3A"/>
    <w:rsid w:val="2E86B33D"/>
    <w:rsid w:val="2E893621"/>
    <w:rsid w:val="2E8D8A6A"/>
    <w:rsid w:val="2E8EBFD9"/>
    <w:rsid w:val="2E96F875"/>
    <w:rsid w:val="2E9A7982"/>
    <w:rsid w:val="2E9BA804"/>
    <w:rsid w:val="2E9C2BA7"/>
    <w:rsid w:val="2EA846C4"/>
    <w:rsid w:val="2EA981F5"/>
    <w:rsid w:val="2EA9DF2A"/>
    <w:rsid w:val="2EB6C2EE"/>
    <w:rsid w:val="2EB80B86"/>
    <w:rsid w:val="2EBD7E92"/>
    <w:rsid w:val="2EC2140D"/>
    <w:rsid w:val="2EC59B12"/>
    <w:rsid w:val="2ECB2F70"/>
    <w:rsid w:val="2ECDD3F7"/>
    <w:rsid w:val="2ED2DA35"/>
    <w:rsid w:val="2ED5F14F"/>
    <w:rsid w:val="2EDC0A7E"/>
    <w:rsid w:val="2EE19E26"/>
    <w:rsid w:val="2EE62A86"/>
    <w:rsid w:val="2EE64739"/>
    <w:rsid w:val="2EEC3CDB"/>
    <w:rsid w:val="2EEE5781"/>
    <w:rsid w:val="2EF4E66F"/>
    <w:rsid w:val="2EF62726"/>
    <w:rsid w:val="2EF75452"/>
    <w:rsid w:val="2EFEBCD4"/>
    <w:rsid w:val="2F021E18"/>
    <w:rsid w:val="2F047330"/>
    <w:rsid w:val="2F05BB6F"/>
    <w:rsid w:val="2F099399"/>
    <w:rsid w:val="2F138F27"/>
    <w:rsid w:val="2F188509"/>
    <w:rsid w:val="2F21E7BB"/>
    <w:rsid w:val="2F24367C"/>
    <w:rsid w:val="2F333872"/>
    <w:rsid w:val="2F38AAEA"/>
    <w:rsid w:val="2F3D2DE3"/>
    <w:rsid w:val="2F41AE10"/>
    <w:rsid w:val="2F421196"/>
    <w:rsid w:val="2F463C8B"/>
    <w:rsid w:val="2F649FCD"/>
    <w:rsid w:val="2F64B20E"/>
    <w:rsid w:val="2F6538A1"/>
    <w:rsid w:val="2F6DD7FC"/>
    <w:rsid w:val="2F70E2EE"/>
    <w:rsid w:val="2F79820C"/>
    <w:rsid w:val="2F81BA37"/>
    <w:rsid w:val="2F87FC72"/>
    <w:rsid w:val="2F8DA8CD"/>
    <w:rsid w:val="2F8F63C0"/>
    <w:rsid w:val="2F9D6153"/>
    <w:rsid w:val="2FA37C4D"/>
    <w:rsid w:val="2FA4CA26"/>
    <w:rsid w:val="2FA8C435"/>
    <w:rsid w:val="2FAC4CBB"/>
    <w:rsid w:val="2FB97215"/>
    <w:rsid w:val="2FBCE3C9"/>
    <w:rsid w:val="2FC48BDF"/>
    <w:rsid w:val="2FCAA559"/>
    <w:rsid w:val="2FCED7D8"/>
    <w:rsid w:val="2FD36693"/>
    <w:rsid w:val="2FD3A36C"/>
    <w:rsid w:val="2FD62106"/>
    <w:rsid w:val="2FD6ABFE"/>
    <w:rsid w:val="2FDA9AC0"/>
    <w:rsid w:val="2FDC9F93"/>
    <w:rsid w:val="2FEE0920"/>
    <w:rsid w:val="2FF2E38A"/>
    <w:rsid w:val="2FF62BE2"/>
    <w:rsid w:val="2FF87EDB"/>
    <w:rsid w:val="2FFF01CB"/>
    <w:rsid w:val="300119CC"/>
    <w:rsid w:val="30033A50"/>
    <w:rsid w:val="3005803C"/>
    <w:rsid w:val="300A3666"/>
    <w:rsid w:val="3014D1C5"/>
    <w:rsid w:val="3022B197"/>
    <w:rsid w:val="302B6266"/>
    <w:rsid w:val="30344152"/>
    <w:rsid w:val="303AF5EB"/>
    <w:rsid w:val="303E18D1"/>
    <w:rsid w:val="3040A678"/>
    <w:rsid w:val="3049B9D1"/>
    <w:rsid w:val="304A8535"/>
    <w:rsid w:val="3055DBAE"/>
    <w:rsid w:val="305602C0"/>
    <w:rsid w:val="30594357"/>
    <w:rsid w:val="30599C41"/>
    <w:rsid w:val="305FBF10"/>
    <w:rsid w:val="305FBFBF"/>
    <w:rsid w:val="3067D154"/>
    <w:rsid w:val="30690119"/>
    <w:rsid w:val="306E4DC2"/>
    <w:rsid w:val="3082FFE7"/>
    <w:rsid w:val="308ABE7E"/>
    <w:rsid w:val="30908D26"/>
    <w:rsid w:val="30926C71"/>
    <w:rsid w:val="309A6374"/>
    <w:rsid w:val="309EB17C"/>
    <w:rsid w:val="30A05CC7"/>
    <w:rsid w:val="30A9D4FE"/>
    <w:rsid w:val="30AB52EF"/>
    <w:rsid w:val="30B04F24"/>
    <w:rsid w:val="30BF7C30"/>
    <w:rsid w:val="30C0E6A9"/>
    <w:rsid w:val="30C1332B"/>
    <w:rsid w:val="30C308B6"/>
    <w:rsid w:val="30C6192F"/>
    <w:rsid w:val="30C72E54"/>
    <w:rsid w:val="30C9F039"/>
    <w:rsid w:val="30CF17CC"/>
    <w:rsid w:val="30D344B1"/>
    <w:rsid w:val="30D8DC7E"/>
    <w:rsid w:val="30DBC89C"/>
    <w:rsid w:val="30E7BDB0"/>
    <w:rsid w:val="30EB424A"/>
    <w:rsid w:val="30EBD17A"/>
    <w:rsid w:val="30F2A45A"/>
    <w:rsid w:val="30F6277B"/>
    <w:rsid w:val="30FAE014"/>
    <w:rsid w:val="30FF0280"/>
    <w:rsid w:val="31079221"/>
    <w:rsid w:val="3107BB70"/>
    <w:rsid w:val="310866AD"/>
    <w:rsid w:val="3110BE9C"/>
    <w:rsid w:val="311A820D"/>
    <w:rsid w:val="311AC1EE"/>
    <w:rsid w:val="311AD97D"/>
    <w:rsid w:val="311BDBE1"/>
    <w:rsid w:val="311F9F8C"/>
    <w:rsid w:val="311FF2C7"/>
    <w:rsid w:val="3131E8AC"/>
    <w:rsid w:val="314A6419"/>
    <w:rsid w:val="31546DA4"/>
    <w:rsid w:val="3167A45F"/>
    <w:rsid w:val="31685E94"/>
    <w:rsid w:val="316BF0F8"/>
    <w:rsid w:val="316D23FD"/>
    <w:rsid w:val="3177295A"/>
    <w:rsid w:val="317823FA"/>
    <w:rsid w:val="318723BE"/>
    <w:rsid w:val="3187B868"/>
    <w:rsid w:val="3191288B"/>
    <w:rsid w:val="31938AF1"/>
    <w:rsid w:val="31945897"/>
    <w:rsid w:val="31998FC6"/>
    <w:rsid w:val="31A4DACD"/>
    <w:rsid w:val="31A6B8FE"/>
    <w:rsid w:val="31ABEC70"/>
    <w:rsid w:val="31AF8759"/>
    <w:rsid w:val="31B4DD31"/>
    <w:rsid w:val="31C06CCC"/>
    <w:rsid w:val="31C0F97A"/>
    <w:rsid w:val="31C78FBB"/>
    <w:rsid w:val="31CDC4A4"/>
    <w:rsid w:val="31D04B51"/>
    <w:rsid w:val="31D4A90F"/>
    <w:rsid w:val="31DABF85"/>
    <w:rsid w:val="31DC261E"/>
    <w:rsid w:val="31DE604D"/>
    <w:rsid w:val="31DF707F"/>
    <w:rsid w:val="31DFEA3C"/>
    <w:rsid w:val="31E09129"/>
    <w:rsid w:val="31E1315C"/>
    <w:rsid w:val="31E340F2"/>
    <w:rsid w:val="31E66B0B"/>
    <w:rsid w:val="31E9100B"/>
    <w:rsid w:val="31ED263D"/>
    <w:rsid w:val="31F992E6"/>
    <w:rsid w:val="31FB6CE0"/>
    <w:rsid w:val="31FBC7A2"/>
    <w:rsid w:val="31FC2AED"/>
    <w:rsid w:val="31FD6215"/>
    <w:rsid w:val="32041C9F"/>
    <w:rsid w:val="3204B8EA"/>
    <w:rsid w:val="320A348B"/>
    <w:rsid w:val="320B65D0"/>
    <w:rsid w:val="320C260F"/>
    <w:rsid w:val="3225EA0D"/>
    <w:rsid w:val="322F7C75"/>
    <w:rsid w:val="3236817E"/>
    <w:rsid w:val="32370A33"/>
    <w:rsid w:val="3237B914"/>
    <w:rsid w:val="3238F344"/>
    <w:rsid w:val="3239C21C"/>
    <w:rsid w:val="323E7BDD"/>
    <w:rsid w:val="3240A258"/>
    <w:rsid w:val="3241C351"/>
    <w:rsid w:val="32464BD4"/>
    <w:rsid w:val="32473352"/>
    <w:rsid w:val="32494269"/>
    <w:rsid w:val="324CF1ED"/>
    <w:rsid w:val="325111AF"/>
    <w:rsid w:val="32577A50"/>
    <w:rsid w:val="325CB497"/>
    <w:rsid w:val="325D7AE8"/>
    <w:rsid w:val="325F06CA"/>
    <w:rsid w:val="3261CA12"/>
    <w:rsid w:val="3262304B"/>
    <w:rsid w:val="32660EED"/>
    <w:rsid w:val="3266A991"/>
    <w:rsid w:val="326D5F04"/>
    <w:rsid w:val="327015B3"/>
    <w:rsid w:val="32705933"/>
    <w:rsid w:val="3282AE29"/>
    <w:rsid w:val="32865098"/>
    <w:rsid w:val="32877096"/>
    <w:rsid w:val="32892605"/>
    <w:rsid w:val="329499ED"/>
    <w:rsid w:val="329C9942"/>
    <w:rsid w:val="329CCBD5"/>
    <w:rsid w:val="329E5D98"/>
    <w:rsid w:val="329EB819"/>
    <w:rsid w:val="32A48BB4"/>
    <w:rsid w:val="32B1552F"/>
    <w:rsid w:val="32B2597D"/>
    <w:rsid w:val="32B2894F"/>
    <w:rsid w:val="32B29245"/>
    <w:rsid w:val="32BA2AE1"/>
    <w:rsid w:val="32BD9433"/>
    <w:rsid w:val="32CA3017"/>
    <w:rsid w:val="32CB4A64"/>
    <w:rsid w:val="32D0F019"/>
    <w:rsid w:val="32D0FAD6"/>
    <w:rsid w:val="32D8158B"/>
    <w:rsid w:val="32E00E1F"/>
    <w:rsid w:val="32EDB1E9"/>
    <w:rsid w:val="32F4F5A1"/>
    <w:rsid w:val="3306ED9F"/>
    <w:rsid w:val="3308E9EB"/>
    <w:rsid w:val="330CBDCB"/>
    <w:rsid w:val="3316910A"/>
    <w:rsid w:val="33194F2D"/>
    <w:rsid w:val="331A4B15"/>
    <w:rsid w:val="33241F7D"/>
    <w:rsid w:val="332EFCD0"/>
    <w:rsid w:val="3331B345"/>
    <w:rsid w:val="3334413E"/>
    <w:rsid w:val="333A9550"/>
    <w:rsid w:val="333FA502"/>
    <w:rsid w:val="334C1E89"/>
    <w:rsid w:val="335AC44A"/>
    <w:rsid w:val="335B2181"/>
    <w:rsid w:val="3361AF51"/>
    <w:rsid w:val="33672F31"/>
    <w:rsid w:val="33721E27"/>
    <w:rsid w:val="33728D3F"/>
    <w:rsid w:val="3391A194"/>
    <w:rsid w:val="33958C84"/>
    <w:rsid w:val="339A20ED"/>
    <w:rsid w:val="339EAB39"/>
    <w:rsid w:val="33A10FD5"/>
    <w:rsid w:val="33A704D8"/>
    <w:rsid w:val="33B38E0E"/>
    <w:rsid w:val="33B3B0A3"/>
    <w:rsid w:val="33B81C13"/>
    <w:rsid w:val="33C4DABA"/>
    <w:rsid w:val="33CB348A"/>
    <w:rsid w:val="33CBD906"/>
    <w:rsid w:val="33CC02DE"/>
    <w:rsid w:val="33CCA9FD"/>
    <w:rsid w:val="33D11A48"/>
    <w:rsid w:val="33D36C80"/>
    <w:rsid w:val="33E16EC6"/>
    <w:rsid w:val="33E1A37B"/>
    <w:rsid w:val="33E8C723"/>
    <w:rsid w:val="33ED75D7"/>
    <w:rsid w:val="33F13B6C"/>
    <w:rsid w:val="33F8ADDC"/>
    <w:rsid w:val="33FBC178"/>
    <w:rsid w:val="33FE4DEF"/>
    <w:rsid w:val="33FEC675"/>
    <w:rsid w:val="33FF6F0C"/>
    <w:rsid w:val="340082D4"/>
    <w:rsid w:val="340243D5"/>
    <w:rsid w:val="34092B63"/>
    <w:rsid w:val="3410698C"/>
    <w:rsid w:val="3411F13E"/>
    <w:rsid w:val="341257B1"/>
    <w:rsid w:val="341384B9"/>
    <w:rsid w:val="34168DDB"/>
    <w:rsid w:val="341BA6DE"/>
    <w:rsid w:val="342C67FB"/>
    <w:rsid w:val="3431A5D1"/>
    <w:rsid w:val="34357B7F"/>
    <w:rsid w:val="34370A95"/>
    <w:rsid w:val="343B5BD6"/>
    <w:rsid w:val="3440D693"/>
    <w:rsid w:val="34467B33"/>
    <w:rsid w:val="344A1B83"/>
    <w:rsid w:val="344C2CE4"/>
    <w:rsid w:val="344FDE70"/>
    <w:rsid w:val="346BF36F"/>
    <w:rsid w:val="348D25A2"/>
    <w:rsid w:val="3491D09B"/>
    <w:rsid w:val="3494B0CF"/>
    <w:rsid w:val="349A53C9"/>
    <w:rsid w:val="34A346AF"/>
    <w:rsid w:val="34C62CF0"/>
    <w:rsid w:val="34CBC4F0"/>
    <w:rsid w:val="34CCCE11"/>
    <w:rsid w:val="34D07D58"/>
    <w:rsid w:val="34D2F820"/>
    <w:rsid w:val="34D463CB"/>
    <w:rsid w:val="34D7383C"/>
    <w:rsid w:val="34D81DFA"/>
    <w:rsid w:val="34D9827A"/>
    <w:rsid w:val="34DAB184"/>
    <w:rsid w:val="34F10A52"/>
    <w:rsid w:val="3510FD40"/>
    <w:rsid w:val="3514B3F7"/>
    <w:rsid w:val="3516280A"/>
    <w:rsid w:val="3518287F"/>
    <w:rsid w:val="351BD02D"/>
    <w:rsid w:val="352019EA"/>
    <w:rsid w:val="3523FEF4"/>
    <w:rsid w:val="35273126"/>
    <w:rsid w:val="352955A5"/>
    <w:rsid w:val="352ACB2E"/>
    <w:rsid w:val="35351301"/>
    <w:rsid w:val="353859F1"/>
    <w:rsid w:val="3538E0DC"/>
    <w:rsid w:val="35422018"/>
    <w:rsid w:val="3544A474"/>
    <w:rsid w:val="354B386A"/>
    <w:rsid w:val="3554759C"/>
    <w:rsid w:val="3556C856"/>
    <w:rsid w:val="3559AA93"/>
    <w:rsid w:val="3559C832"/>
    <w:rsid w:val="355BB7B2"/>
    <w:rsid w:val="355F912C"/>
    <w:rsid w:val="35636E76"/>
    <w:rsid w:val="3572A694"/>
    <w:rsid w:val="3574812C"/>
    <w:rsid w:val="3579392D"/>
    <w:rsid w:val="357CE04F"/>
    <w:rsid w:val="35841EB9"/>
    <w:rsid w:val="358957F7"/>
    <w:rsid w:val="358A2647"/>
    <w:rsid w:val="358C0984"/>
    <w:rsid w:val="358FA2AA"/>
    <w:rsid w:val="3592C5FA"/>
    <w:rsid w:val="35987508"/>
    <w:rsid w:val="359A97A6"/>
    <w:rsid w:val="359B3555"/>
    <w:rsid w:val="359E43D1"/>
    <w:rsid w:val="35A6756E"/>
    <w:rsid w:val="35AB0CCA"/>
    <w:rsid w:val="35AD0BB5"/>
    <w:rsid w:val="35ADD2B0"/>
    <w:rsid w:val="35B40932"/>
    <w:rsid w:val="35BB0C07"/>
    <w:rsid w:val="35BBC3ED"/>
    <w:rsid w:val="35BF0797"/>
    <w:rsid w:val="35BF8F44"/>
    <w:rsid w:val="35C1525F"/>
    <w:rsid w:val="35C1DE62"/>
    <w:rsid w:val="35C4DA8F"/>
    <w:rsid w:val="35D322DA"/>
    <w:rsid w:val="35D860C8"/>
    <w:rsid w:val="35E2E04C"/>
    <w:rsid w:val="35E55523"/>
    <w:rsid w:val="35EC4E37"/>
    <w:rsid w:val="35F11530"/>
    <w:rsid w:val="36052F29"/>
    <w:rsid w:val="360FE2BA"/>
    <w:rsid w:val="361EBE16"/>
    <w:rsid w:val="362002D6"/>
    <w:rsid w:val="362048B9"/>
    <w:rsid w:val="36213948"/>
    <w:rsid w:val="3628A21D"/>
    <w:rsid w:val="36306AD9"/>
    <w:rsid w:val="3633DF63"/>
    <w:rsid w:val="3636796D"/>
    <w:rsid w:val="363FD86D"/>
    <w:rsid w:val="36418746"/>
    <w:rsid w:val="3644078A"/>
    <w:rsid w:val="36447981"/>
    <w:rsid w:val="364A169F"/>
    <w:rsid w:val="3657EDB1"/>
    <w:rsid w:val="3657F72C"/>
    <w:rsid w:val="365B631E"/>
    <w:rsid w:val="3663FE23"/>
    <w:rsid w:val="36654285"/>
    <w:rsid w:val="366AD65B"/>
    <w:rsid w:val="36720DF7"/>
    <w:rsid w:val="367C8A44"/>
    <w:rsid w:val="367D0CF8"/>
    <w:rsid w:val="367FB7B0"/>
    <w:rsid w:val="368313CC"/>
    <w:rsid w:val="36880CF2"/>
    <w:rsid w:val="3688B64F"/>
    <w:rsid w:val="36953928"/>
    <w:rsid w:val="3698998B"/>
    <w:rsid w:val="3699BBC6"/>
    <w:rsid w:val="369D5CD9"/>
    <w:rsid w:val="36A4B7D3"/>
    <w:rsid w:val="36B7D39A"/>
    <w:rsid w:val="36BC02D9"/>
    <w:rsid w:val="36BE3EDD"/>
    <w:rsid w:val="36BF2FC9"/>
    <w:rsid w:val="36C59D24"/>
    <w:rsid w:val="36CB884D"/>
    <w:rsid w:val="36D8F900"/>
    <w:rsid w:val="36DF74C4"/>
    <w:rsid w:val="36E31440"/>
    <w:rsid w:val="36E413B4"/>
    <w:rsid w:val="36E8EAD1"/>
    <w:rsid w:val="36EC2894"/>
    <w:rsid w:val="36ECAD8E"/>
    <w:rsid w:val="36F09E6B"/>
    <w:rsid w:val="36F2193B"/>
    <w:rsid w:val="36F5797B"/>
    <w:rsid w:val="36FC9547"/>
    <w:rsid w:val="36FDFC3A"/>
    <w:rsid w:val="370437CA"/>
    <w:rsid w:val="3705E60A"/>
    <w:rsid w:val="370BD323"/>
    <w:rsid w:val="3710EC15"/>
    <w:rsid w:val="371100CA"/>
    <w:rsid w:val="3715387B"/>
    <w:rsid w:val="371A9538"/>
    <w:rsid w:val="37231C4D"/>
    <w:rsid w:val="37262B5B"/>
    <w:rsid w:val="3727782E"/>
    <w:rsid w:val="372B8281"/>
    <w:rsid w:val="372FD7A4"/>
    <w:rsid w:val="37347E92"/>
    <w:rsid w:val="37361FF8"/>
    <w:rsid w:val="37388DA5"/>
    <w:rsid w:val="373D482B"/>
    <w:rsid w:val="37499807"/>
    <w:rsid w:val="375AE113"/>
    <w:rsid w:val="375E3BE5"/>
    <w:rsid w:val="3762E229"/>
    <w:rsid w:val="37645D75"/>
    <w:rsid w:val="376838CB"/>
    <w:rsid w:val="376B8C43"/>
    <w:rsid w:val="377B0E96"/>
    <w:rsid w:val="37886F7A"/>
    <w:rsid w:val="3793E841"/>
    <w:rsid w:val="379AB69A"/>
    <w:rsid w:val="37A0C909"/>
    <w:rsid w:val="37A216E2"/>
    <w:rsid w:val="37AE954F"/>
    <w:rsid w:val="37B010F0"/>
    <w:rsid w:val="37B1B361"/>
    <w:rsid w:val="37B4E308"/>
    <w:rsid w:val="37B7B940"/>
    <w:rsid w:val="37BA0024"/>
    <w:rsid w:val="37C307E4"/>
    <w:rsid w:val="37C3F86C"/>
    <w:rsid w:val="37C4794E"/>
    <w:rsid w:val="37D008F2"/>
    <w:rsid w:val="37D28D8B"/>
    <w:rsid w:val="37D80FF9"/>
    <w:rsid w:val="37D97A83"/>
    <w:rsid w:val="37DDCFA8"/>
    <w:rsid w:val="37EA5B87"/>
    <w:rsid w:val="37EEFFD6"/>
    <w:rsid w:val="37F07C88"/>
    <w:rsid w:val="37F3FF40"/>
    <w:rsid w:val="37FEE4DE"/>
    <w:rsid w:val="38041074"/>
    <w:rsid w:val="38076A10"/>
    <w:rsid w:val="3808AB4D"/>
    <w:rsid w:val="380AE6C6"/>
    <w:rsid w:val="381218AE"/>
    <w:rsid w:val="381C9834"/>
    <w:rsid w:val="381E50B5"/>
    <w:rsid w:val="382C595D"/>
    <w:rsid w:val="382C66C8"/>
    <w:rsid w:val="382CBD40"/>
    <w:rsid w:val="382DB1A2"/>
    <w:rsid w:val="38361A76"/>
    <w:rsid w:val="383F31AA"/>
    <w:rsid w:val="3847149F"/>
    <w:rsid w:val="3847D73A"/>
    <w:rsid w:val="38515D2E"/>
    <w:rsid w:val="3851DD95"/>
    <w:rsid w:val="38541841"/>
    <w:rsid w:val="385FFFD9"/>
    <w:rsid w:val="3860D1EF"/>
    <w:rsid w:val="386475B3"/>
    <w:rsid w:val="3865A640"/>
    <w:rsid w:val="3867029A"/>
    <w:rsid w:val="3868B5B9"/>
    <w:rsid w:val="386D9AF2"/>
    <w:rsid w:val="387A7467"/>
    <w:rsid w:val="387DEACB"/>
    <w:rsid w:val="38844F1E"/>
    <w:rsid w:val="388C874A"/>
    <w:rsid w:val="388F8A07"/>
    <w:rsid w:val="3897E8B9"/>
    <w:rsid w:val="389C3D14"/>
    <w:rsid w:val="38A98E42"/>
    <w:rsid w:val="38A9FDB3"/>
    <w:rsid w:val="38B51EDE"/>
    <w:rsid w:val="38B6D139"/>
    <w:rsid w:val="38B89D1E"/>
    <w:rsid w:val="38BA2FE2"/>
    <w:rsid w:val="38BF13A5"/>
    <w:rsid w:val="38C44AC7"/>
    <w:rsid w:val="38C763B9"/>
    <w:rsid w:val="38C8F419"/>
    <w:rsid w:val="38D0120A"/>
    <w:rsid w:val="38D58A43"/>
    <w:rsid w:val="38DAE9FD"/>
    <w:rsid w:val="38DB7985"/>
    <w:rsid w:val="38E61A62"/>
    <w:rsid w:val="38E6BDCA"/>
    <w:rsid w:val="38EB73A4"/>
    <w:rsid w:val="38F341E8"/>
    <w:rsid w:val="38F50292"/>
    <w:rsid w:val="38F8BEF9"/>
    <w:rsid w:val="38FDB5AE"/>
    <w:rsid w:val="39068053"/>
    <w:rsid w:val="390DDF4D"/>
    <w:rsid w:val="3918F361"/>
    <w:rsid w:val="392BA416"/>
    <w:rsid w:val="392C1146"/>
    <w:rsid w:val="3932634D"/>
    <w:rsid w:val="39350071"/>
    <w:rsid w:val="3939A2D2"/>
    <w:rsid w:val="393CC277"/>
    <w:rsid w:val="39451DD7"/>
    <w:rsid w:val="3946DBFD"/>
    <w:rsid w:val="39499AAD"/>
    <w:rsid w:val="39516B63"/>
    <w:rsid w:val="39578D01"/>
    <w:rsid w:val="395D91BB"/>
    <w:rsid w:val="395F5856"/>
    <w:rsid w:val="3962CADE"/>
    <w:rsid w:val="396444F2"/>
    <w:rsid w:val="3967783C"/>
    <w:rsid w:val="396A666A"/>
    <w:rsid w:val="396E7DE2"/>
    <w:rsid w:val="39752EFD"/>
    <w:rsid w:val="39759558"/>
    <w:rsid w:val="397A2C44"/>
    <w:rsid w:val="39866851"/>
    <w:rsid w:val="398674E6"/>
    <w:rsid w:val="398B10C5"/>
    <w:rsid w:val="398C735B"/>
    <w:rsid w:val="398E22F9"/>
    <w:rsid w:val="39A40D21"/>
    <w:rsid w:val="39A91F60"/>
    <w:rsid w:val="39AD60CB"/>
    <w:rsid w:val="39AF631C"/>
    <w:rsid w:val="39B5F88F"/>
    <w:rsid w:val="39C1EF0B"/>
    <w:rsid w:val="39CA6792"/>
    <w:rsid w:val="39CB4E30"/>
    <w:rsid w:val="39CBB1BC"/>
    <w:rsid w:val="39CFA105"/>
    <w:rsid w:val="39DA90E4"/>
    <w:rsid w:val="39DBE59E"/>
    <w:rsid w:val="39E2C58B"/>
    <w:rsid w:val="39E4DFF6"/>
    <w:rsid w:val="39ECC5EC"/>
    <w:rsid w:val="39F11979"/>
    <w:rsid w:val="39FA0791"/>
    <w:rsid w:val="39FB7744"/>
    <w:rsid w:val="39FBEDC0"/>
    <w:rsid w:val="39FEBE96"/>
    <w:rsid w:val="3A0091FE"/>
    <w:rsid w:val="3A0BE394"/>
    <w:rsid w:val="3A0DFDA3"/>
    <w:rsid w:val="3A112357"/>
    <w:rsid w:val="3A17CBAB"/>
    <w:rsid w:val="3A1BCFB4"/>
    <w:rsid w:val="3A1FB56F"/>
    <w:rsid w:val="3A2A714D"/>
    <w:rsid w:val="3A2E6A7F"/>
    <w:rsid w:val="3A36F1FB"/>
    <w:rsid w:val="3A3EFADD"/>
    <w:rsid w:val="3A47D6B5"/>
    <w:rsid w:val="3A47F591"/>
    <w:rsid w:val="3A4A3F84"/>
    <w:rsid w:val="3A4CA9EA"/>
    <w:rsid w:val="3A4F75A8"/>
    <w:rsid w:val="3A526784"/>
    <w:rsid w:val="3A562CA6"/>
    <w:rsid w:val="3A59741B"/>
    <w:rsid w:val="3A7865B7"/>
    <w:rsid w:val="3A877DAD"/>
    <w:rsid w:val="3A88A1B1"/>
    <w:rsid w:val="3A9913B4"/>
    <w:rsid w:val="3A9B978F"/>
    <w:rsid w:val="3A9ED9DA"/>
    <w:rsid w:val="3A9F78E6"/>
    <w:rsid w:val="3AA572CD"/>
    <w:rsid w:val="3AA72332"/>
    <w:rsid w:val="3AAE58EC"/>
    <w:rsid w:val="3AAF671A"/>
    <w:rsid w:val="3AB17D0E"/>
    <w:rsid w:val="3AB72C5D"/>
    <w:rsid w:val="3AB9FA8C"/>
    <w:rsid w:val="3AC529EE"/>
    <w:rsid w:val="3AC5FDAC"/>
    <w:rsid w:val="3AD0A149"/>
    <w:rsid w:val="3AD460BF"/>
    <w:rsid w:val="3ADAC5CB"/>
    <w:rsid w:val="3AE1DD60"/>
    <w:rsid w:val="3AEDA579"/>
    <w:rsid w:val="3AEFF88D"/>
    <w:rsid w:val="3AF16F76"/>
    <w:rsid w:val="3AFA1CCE"/>
    <w:rsid w:val="3AFFBC0D"/>
    <w:rsid w:val="3B104D5D"/>
    <w:rsid w:val="3B11A7BE"/>
    <w:rsid w:val="3B15C49F"/>
    <w:rsid w:val="3B193D9D"/>
    <w:rsid w:val="3B19F79A"/>
    <w:rsid w:val="3B1BF7FF"/>
    <w:rsid w:val="3B1C25E5"/>
    <w:rsid w:val="3B2574AD"/>
    <w:rsid w:val="3B366748"/>
    <w:rsid w:val="3B380048"/>
    <w:rsid w:val="3B3E2571"/>
    <w:rsid w:val="3B488905"/>
    <w:rsid w:val="3B4DF7EC"/>
    <w:rsid w:val="3B53B508"/>
    <w:rsid w:val="3B57C866"/>
    <w:rsid w:val="3B58F81E"/>
    <w:rsid w:val="3B6190D5"/>
    <w:rsid w:val="3B66827E"/>
    <w:rsid w:val="3B71B9C6"/>
    <w:rsid w:val="3B739659"/>
    <w:rsid w:val="3B74B387"/>
    <w:rsid w:val="3B76A3D2"/>
    <w:rsid w:val="3B827917"/>
    <w:rsid w:val="3B996216"/>
    <w:rsid w:val="3B9D7A8C"/>
    <w:rsid w:val="3BA31FAB"/>
    <w:rsid w:val="3BB09156"/>
    <w:rsid w:val="3BB574E0"/>
    <w:rsid w:val="3BB70539"/>
    <w:rsid w:val="3BBCB43D"/>
    <w:rsid w:val="3BCCF4E9"/>
    <w:rsid w:val="3BCDD354"/>
    <w:rsid w:val="3BCE1557"/>
    <w:rsid w:val="3BCE8A64"/>
    <w:rsid w:val="3BCE9751"/>
    <w:rsid w:val="3BCF3591"/>
    <w:rsid w:val="3BD32E38"/>
    <w:rsid w:val="3BDE0BEA"/>
    <w:rsid w:val="3BE2A846"/>
    <w:rsid w:val="3BE45A24"/>
    <w:rsid w:val="3BE4B573"/>
    <w:rsid w:val="3BE99E3C"/>
    <w:rsid w:val="3BEAEC53"/>
    <w:rsid w:val="3BED4D8B"/>
    <w:rsid w:val="3BF13D05"/>
    <w:rsid w:val="3BF62A25"/>
    <w:rsid w:val="3BFDDD30"/>
    <w:rsid w:val="3BFFFF80"/>
    <w:rsid w:val="3C0004EB"/>
    <w:rsid w:val="3C07A4F5"/>
    <w:rsid w:val="3C09F727"/>
    <w:rsid w:val="3C1037C7"/>
    <w:rsid w:val="3C126BEA"/>
    <w:rsid w:val="3C12ECF9"/>
    <w:rsid w:val="3C14AD34"/>
    <w:rsid w:val="3C1BECF5"/>
    <w:rsid w:val="3C22ED77"/>
    <w:rsid w:val="3C25278B"/>
    <w:rsid w:val="3C2A9CA1"/>
    <w:rsid w:val="3C2D4778"/>
    <w:rsid w:val="3C3F515E"/>
    <w:rsid w:val="3C44109D"/>
    <w:rsid w:val="3C447AC3"/>
    <w:rsid w:val="3C53B412"/>
    <w:rsid w:val="3C55C1D9"/>
    <w:rsid w:val="3C59A34B"/>
    <w:rsid w:val="3C6FC12E"/>
    <w:rsid w:val="3C6FC178"/>
    <w:rsid w:val="3C72A89D"/>
    <w:rsid w:val="3C7939F9"/>
    <w:rsid w:val="3C7DB3DF"/>
    <w:rsid w:val="3C815077"/>
    <w:rsid w:val="3C82F1C4"/>
    <w:rsid w:val="3C866FDB"/>
    <w:rsid w:val="3C89C254"/>
    <w:rsid w:val="3C954592"/>
    <w:rsid w:val="3C95FD3D"/>
    <w:rsid w:val="3C9D3409"/>
    <w:rsid w:val="3C9E47DF"/>
    <w:rsid w:val="3C9E6D3D"/>
    <w:rsid w:val="3CA28C95"/>
    <w:rsid w:val="3CA70EF4"/>
    <w:rsid w:val="3CA888D5"/>
    <w:rsid w:val="3CA9FA49"/>
    <w:rsid w:val="3CB3C592"/>
    <w:rsid w:val="3CB83596"/>
    <w:rsid w:val="3CB87F4D"/>
    <w:rsid w:val="3CC60145"/>
    <w:rsid w:val="3CC97CDC"/>
    <w:rsid w:val="3CD53E96"/>
    <w:rsid w:val="3CD55E7E"/>
    <w:rsid w:val="3CD6122D"/>
    <w:rsid w:val="3CDA5527"/>
    <w:rsid w:val="3CDE5A28"/>
    <w:rsid w:val="3CDF02DF"/>
    <w:rsid w:val="3CE56170"/>
    <w:rsid w:val="3CE79F32"/>
    <w:rsid w:val="3CF03312"/>
    <w:rsid w:val="3CF1B82E"/>
    <w:rsid w:val="3CF39FF8"/>
    <w:rsid w:val="3CF8453A"/>
    <w:rsid w:val="3CF944EF"/>
    <w:rsid w:val="3CF9CAAC"/>
    <w:rsid w:val="3D034C37"/>
    <w:rsid w:val="3D09F412"/>
    <w:rsid w:val="3D130EC5"/>
    <w:rsid w:val="3D1F699C"/>
    <w:rsid w:val="3D202A62"/>
    <w:rsid w:val="3D22D2A8"/>
    <w:rsid w:val="3D23FC84"/>
    <w:rsid w:val="3D2824CF"/>
    <w:rsid w:val="3D2B6E55"/>
    <w:rsid w:val="3D2E217D"/>
    <w:rsid w:val="3D2EDCD1"/>
    <w:rsid w:val="3D32E062"/>
    <w:rsid w:val="3D3562A6"/>
    <w:rsid w:val="3D37726A"/>
    <w:rsid w:val="3D3B6E08"/>
    <w:rsid w:val="3D45CB6B"/>
    <w:rsid w:val="3D46D8B5"/>
    <w:rsid w:val="3D4715FB"/>
    <w:rsid w:val="3D473E75"/>
    <w:rsid w:val="3D477756"/>
    <w:rsid w:val="3D4B75BC"/>
    <w:rsid w:val="3D4CF19D"/>
    <w:rsid w:val="3D4CF3C6"/>
    <w:rsid w:val="3D57BCD7"/>
    <w:rsid w:val="3D5FA549"/>
    <w:rsid w:val="3D664702"/>
    <w:rsid w:val="3D6BA429"/>
    <w:rsid w:val="3D6C79CF"/>
    <w:rsid w:val="3D7F1888"/>
    <w:rsid w:val="3D838090"/>
    <w:rsid w:val="3D88466F"/>
    <w:rsid w:val="3D8910EC"/>
    <w:rsid w:val="3D891982"/>
    <w:rsid w:val="3D9201F5"/>
    <w:rsid w:val="3D925B3D"/>
    <w:rsid w:val="3D93AAAF"/>
    <w:rsid w:val="3D95F4B7"/>
    <w:rsid w:val="3D97B709"/>
    <w:rsid w:val="3D9C3A2E"/>
    <w:rsid w:val="3D9DF914"/>
    <w:rsid w:val="3DA0D106"/>
    <w:rsid w:val="3DAC80CE"/>
    <w:rsid w:val="3DBA3EC7"/>
    <w:rsid w:val="3DBA66AE"/>
    <w:rsid w:val="3DBA8DBD"/>
    <w:rsid w:val="3DBB10D3"/>
    <w:rsid w:val="3DC059EB"/>
    <w:rsid w:val="3DC66590"/>
    <w:rsid w:val="3DD39737"/>
    <w:rsid w:val="3DD5742B"/>
    <w:rsid w:val="3DDB8B39"/>
    <w:rsid w:val="3DE43890"/>
    <w:rsid w:val="3DE5B787"/>
    <w:rsid w:val="3DEBF41C"/>
    <w:rsid w:val="3DED4546"/>
    <w:rsid w:val="3DEF87B2"/>
    <w:rsid w:val="3DFB119C"/>
    <w:rsid w:val="3DFCD8C6"/>
    <w:rsid w:val="3E05C42D"/>
    <w:rsid w:val="3E0BC361"/>
    <w:rsid w:val="3E131C29"/>
    <w:rsid w:val="3E1D4068"/>
    <w:rsid w:val="3E2001FF"/>
    <w:rsid w:val="3E21A0B6"/>
    <w:rsid w:val="3E29B210"/>
    <w:rsid w:val="3E32063C"/>
    <w:rsid w:val="3E362608"/>
    <w:rsid w:val="3E3993EE"/>
    <w:rsid w:val="3E3A87CA"/>
    <w:rsid w:val="3E49B031"/>
    <w:rsid w:val="3E50EA87"/>
    <w:rsid w:val="3E55296A"/>
    <w:rsid w:val="3E597FF3"/>
    <w:rsid w:val="3E628B4A"/>
    <w:rsid w:val="3E65D762"/>
    <w:rsid w:val="3E695B08"/>
    <w:rsid w:val="3E729296"/>
    <w:rsid w:val="3E738F53"/>
    <w:rsid w:val="3E762BEB"/>
    <w:rsid w:val="3E7D0AAE"/>
    <w:rsid w:val="3E82884D"/>
    <w:rsid w:val="3E8612C4"/>
    <w:rsid w:val="3E8C577A"/>
    <w:rsid w:val="3E9A2170"/>
    <w:rsid w:val="3EA81C34"/>
    <w:rsid w:val="3EA85E61"/>
    <w:rsid w:val="3EA9B885"/>
    <w:rsid w:val="3EB1BE2E"/>
    <w:rsid w:val="3EB75520"/>
    <w:rsid w:val="3EBE4A9D"/>
    <w:rsid w:val="3EC58FCF"/>
    <w:rsid w:val="3ECC71A4"/>
    <w:rsid w:val="3ECF0107"/>
    <w:rsid w:val="3ED71C92"/>
    <w:rsid w:val="3EF0B6B0"/>
    <w:rsid w:val="3EF40D0E"/>
    <w:rsid w:val="3F056CEE"/>
    <w:rsid w:val="3F0A30BE"/>
    <w:rsid w:val="3F0D268D"/>
    <w:rsid w:val="3F0E3008"/>
    <w:rsid w:val="3F0F1EDE"/>
    <w:rsid w:val="3F139437"/>
    <w:rsid w:val="3F1AAAB3"/>
    <w:rsid w:val="3F2538AB"/>
    <w:rsid w:val="3F2E03B3"/>
    <w:rsid w:val="3F2E51AA"/>
    <w:rsid w:val="3F347551"/>
    <w:rsid w:val="3F368241"/>
    <w:rsid w:val="3F3FBEDC"/>
    <w:rsid w:val="3F4BC3C6"/>
    <w:rsid w:val="3F4D6B4C"/>
    <w:rsid w:val="3F54F5F2"/>
    <w:rsid w:val="3F567AED"/>
    <w:rsid w:val="3F64F13A"/>
    <w:rsid w:val="3F67E44B"/>
    <w:rsid w:val="3F755C76"/>
    <w:rsid w:val="3F787EF1"/>
    <w:rsid w:val="3F78AD85"/>
    <w:rsid w:val="3F8515B5"/>
    <w:rsid w:val="3F8ABD37"/>
    <w:rsid w:val="3F8BDC34"/>
    <w:rsid w:val="3F92B402"/>
    <w:rsid w:val="3F93EC95"/>
    <w:rsid w:val="3F9476B2"/>
    <w:rsid w:val="3F993D66"/>
    <w:rsid w:val="3F9B284F"/>
    <w:rsid w:val="3F9FA451"/>
    <w:rsid w:val="3FA3229C"/>
    <w:rsid w:val="3FA35AD5"/>
    <w:rsid w:val="3FAB0DF8"/>
    <w:rsid w:val="3FAED942"/>
    <w:rsid w:val="3FB20590"/>
    <w:rsid w:val="3FB94E3E"/>
    <w:rsid w:val="3FBE0CFD"/>
    <w:rsid w:val="3FC37D10"/>
    <w:rsid w:val="3FC4E2C5"/>
    <w:rsid w:val="3FC5FAEC"/>
    <w:rsid w:val="3FC98CAF"/>
    <w:rsid w:val="3FDCBBD8"/>
    <w:rsid w:val="3FE492B7"/>
    <w:rsid w:val="3FE58E06"/>
    <w:rsid w:val="3FE92603"/>
    <w:rsid w:val="3FEE1F77"/>
    <w:rsid w:val="3FF18213"/>
    <w:rsid w:val="3FF25220"/>
    <w:rsid w:val="3FF2EA69"/>
    <w:rsid w:val="3FF4959E"/>
    <w:rsid w:val="3FFD03ED"/>
    <w:rsid w:val="3FFF8B36"/>
    <w:rsid w:val="400751BA"/>
    <w:rsid w:val="4007FF65"/>
    <w:rsid w:val="401DDE7F"/>
    <w:rsid w:val="401DF452"/>
    <w:rsid w:val="402668C3"/>
    <w:rsid w:val="4029A2D8"/>
    <w:rsid w:val="402CB124"/>
    <w:rsid w:val="4031BD76"/>
    <w:rsid w:val="4034E4E3"/>
    <w:rsid w:val="403793EE"/>
    <w:rsid w:val="40428ACB"/>
    <w:rsid w:val="404BC58F"/>
    <w:rsid w:val="404D506C"/>
    <w:rsid w:val="404D9B50"/>
    <w:rsid w:val="40515318"/>
    <w:rsid w:val="40521EA5"/>
    <w:rsid w:val="4052D17E"/>
    <w:rsid w:val="405989CC"/>
    <w:rsid w:val="4059DD79"/>
    <w:rsid w:val="405A27DD"/>
    <w:rsid w:val="405D4C93"/>
    <w:rsid w:val="40650B37"/>
    <w:rsid w:val="406EA1A7"/>
    <w:rsid w:val="40700EB2"/>
    <w:rsid w:val="4078786B"/>
    <w:rsid w:val="407A0717"/>
    <w:rsid w:val="4082A883"/>
    <w:rsid w:val="40864813"/>
    <w:rsid w:val="408E8F6E"/>
    <w:rsid w:val="4090777F"/>
    <w:rsid w:val="40953442"/>
    <w:rsid w:val="40966690"/>
    <w:rsid w:val="40972BA9"/>
    <w:rsid w:val="409A67FF"/>
    <w:rsid w:val="409C5BB3"/>
    <w:rsid w:val="409E5015"/>
    <w:rsid w:val="409E89DC"/>
    <w:rsid w:val="40A47625"/>
    <w:rsid w:val="40AB340C"/>
    <w:rsid w:val="40B3455F"/>
    <w:rsid w:val="40C41F0B"/>
    <w:rsid w:val="40C52536"/>
    <w:rsid w:val="40C6237A"/>
    <w:rsid w:val="40C94EB0"/>
    <w:rsid w:val="40CAF344"/>
    <w:rsid w:val="40D1C91E"/>
    <w:rsid w:val="40D382D9"/>
    <w:rsid w:val="40D3B4B0"/>
    <w:rsid w:val="40D3BAB4"/>
    <w:rsid w:val="40D8C5F0"/>
    <w:rsid w:val="40D9B405"/>
    <w:rsid w:val="40D9E8C5"/>
    <w:rsid w:val="40DAB9CA"/>
    <w:rsid w:val="40DC72FB"/>
    <w:rsid w:val="40DE1BEB"/>
    <w:rsid w:val="40F98D4E"/>
    <w:rsid w:val="40FB801E"/>
    <w:rsid w:val="4102A98A"/>
    <w:rsid w:val="41083D80"/>
    <w:rsid w:val="4116E034"/>
    <w:rsid w:val="411733BF"/>
    <w:rsid w:val="4117EB6E"/>
    <w:rsid w:val="411D9EFF"/>
    <w:rsid w:val="411FEB60"/>
    <w:rsid w:val="4122F34F"/>
    <w:rsid w:val="4123A971"/>
    <w:rsid w:val="41258C0B"/>
    <w:rsid w:val="4126A995"/>
    <w:rsid w:val="412C4608"/>
    <w:rsid w:val="4138F012"/>
    <w:rsid w:val="413D0EEE"/>
    <w:rsid w:val="4144DE2B"/>
    <w:rsid w:val="4145B8C0"/>
    <w:rsid w:val="414A768B"/>
    <w:rsid w:val="414EF3B5"/>
    <w:rsid w:val="41572658"/>
    <w:rsid w:val="41586A25"/>
    <w:rsid w:val="41599249"/>
    <w:rsid w:val="415A1547"/>
    <w:rsid w:val="415F891F"/>
    <w:rsid w:val="4162EE00"/>
    <w:rsid w:val="416EE6C7"/>
    <w:rsid w:val="41717B18"/>
    <w:rsid w:val="417C68D6"/>
    <w:rsid w:val="4181E969"/>
    <w:rsid w:val="41837C12"/>
    <w:rsid w:val="4183F759"/>
    <w:rsid w:val="41849DD6"/>
    <w:rsid w:val="41858423"/>
    <w:rsid w:val="418F06F4"/>
    <w:rsid w:val="4197CD75"/>
    <w:rsid w:val="419EC9E5"/>
    <w:rsid w:val="41B3EA8F"/>
    <w:rsid w:val="41B71F3C"/>
    <w:rsid w:val="41C467D5"/>
    <w:rsid w:val="41C46941"/>
    <w:rsid w:val="41C49071"/>
    <w:rsid w:val="41C54543"/>
    <w:rsid w:val="41C562B5"/>
    <w:rsid w:val="41CA29FA"/>
    <w:rsid w:val="41D34ECA"/>
    <w:rsid w:val="41D39D96"/>
    <w:rsid w:val="41E4F070"/>
    <w:rsid w:val="41E913DB"/>
    <w:rsid w:val="41EE0E38"/>
    <w:rsid w:val="41F93ABC"/>
    <w:rsid w:val="41F9B69D"/>
    <w:rsid w:val="42008C04"/>
    <w:rsid w:val="420AED57"/>
    <w:rsid w:val="42138739"/>
    <w:rsid w:val="421677A9"/>
    <w:rsid w:val="4216B524"/>
    <w:rsid w:val="421765BA"/>
    <w:rsid w:val="421DD74D"/>
    <w:rsid w:val="422940DF"/>
    <w:rsid w:val="422BE87D"/>
    <w:rsid w:val="422F6055"/>
    <w:rsid w:val="4231CAB0"/>
    <w:rsid w:val="423427DC"/>
    <w:rsid w:val="4234BCE5"/>
    <w:rsid w:val="42360524"/>
    <w:rsid w:val="42382170"/>
    <w:rsid w:val="42470E2A"/>
    <w:rsid w:val="424F8768"/>
    <w:rsid w:val="42536D5C"/>
    <w:rsid w:val="4259439C"/>
    <w:rsid w:val="42599EC0"/>
    <w:rsid w:val="4261A980"/>
    <w:rsid w:val="4268A392"/>
    <w:rsid w:val="426A6F50"/>
    <w:rsid w:val="426A76A0"/>
    <w:rsid w:val="426CA5EF"/>
    <w:rsid w:val="4270D6F8"/>
    <w:rsid w:val="4271AE70"/>
    <w:rsid w:val="42731C57"/>
    <w:rsid w:val="427ADE39"/>
    <w:rsid w:val="428B0B09"/>
    <w:rsid w:val="428B240E"/>
    <w:rsid w:val="42932FDB"/>
    <w:rsid w:val="42952CD3"/>
    <w:rsid w:val="4298C2F3"/>
    <w:rsid w:val="429A638A"/>
    <w:rsid w:val="42A0F4D4"/>
    <w:rsid w:val="42A6E418"/>
    <w:rsid w:val="42A6FB3E"/>
    <w:rsid w:val="42AF0B1A"/>
    <w:rsid w:val="42B1A2E0"/>
    <w:rsid w:val="42BA58B3"/>
    <w:rsid w:val="42C37C68"/>
    <w:rsid w:val="42CE2C73"/>
    <w:rsid w:val="42D047AB"/>
    <w:rsid w:val="42D38003"/>
    <w:rsid w:val="42E0CF0E"/>
    <w:rsid w:val="42E3747E"/>
    <w:rsid w:val="42E3E2E6"/>
    <w:rsid w:val="42E485F1"/>
    <w:rsid w:val="42E4D5CD"/>
    <w:rsid w:val="42EFBCA7"/>
    <w:rsid w:val="42F4594E"/>
    <w:rsid w:val="4307F7F3"/>
    <w:rsid w:val="4311E296"/>
    <w:rsid w:val="4313F3E0"/>
    <w:rsid w:val="431919FB"/>
    <w:rsid w:val="43194AA5"/>
    <w:rsid w:val="431A7271"/>
    <w:rsid w:val="431E4E20"/>
    <w:rsid w:val="43245874"/>
    <w:rsid w:val="43290EAE"/>
    <w:rsid w:val="432E7250"/>
    <w:rsid w:val="432F4AE1"/>
    <w:rsid w:val="4334C3EA"/>
    <w:rsid w:val="4340FA33"/>
    <w:rsid w:val="434913AC"/>
    <w:rsid w:val="434DC8A0"/>
    <w:rsid w:val="43500A39"/>
    <w:rsid w:val="4358464A"/>
    <w:rsid w:val="435D84B0"/>
    <w:rsid w:val="435E133E"/>
    <w:rsid w:val="436F3EBA"/>
    <w:rsid w:val="43706E47"/>
    <w:rsid w:val="4373D6E8"/>
    <w:rsid w:val="437D1528"/>
    <w:rsid w:val="4385EC51"/>
    <w:rsid w:val="438A0982"/>
    <w:rsid w:val="439B3102"/>
    <w:rsid w:val="439BBB1F"/>
    <w:rsid w:val="439C6093"/>
    <w:rsid w:val="43A12588"/>
    <w:rsid w:val="43A39A36"/>
    <w:rsid w:val="43A7CA1A"/>
    <w:rsid w:val="43A84EB9"/>
    <w:rsid w:val="43AB2D2B"/>
    <w:rsid w:val="43AE9DDF"/>
    <w:rsid w:val="43AF523C"/>
    <w:rsid w:val="43B0C6DA"/>
    <w:rsid w:val="43B8DF15"/>
    <w:rsid w:val="43CBECA1"/>
    <w:rsid w:val="43D2AA00"/>
    <w:rsid w:val="43D2BACB"/>
    <w:rsid w:val="43D62F0C"/>
    <w:rsid w:val="43E5E7F5"/>
    <w:rsid w:val="43E86710"/>
    <w:rsid w:val="43F4066A"/>
    <w:rsid w:val="43F50911"/>
    <w:rsid w:val="43F987E3"/>
    <w:rsid w:val="43FB0331"/>
    <w:rsid w:val="43FEF029"/>
    <w:rsid w:val="4408289E"/>
    <w:rsid w:val="440A5CE6"/>
    <w:rsid w:val="440A6067"/>
    <w:rsid w:val="44105054"/>
    <w:rsid w:val="44107499"/>
    <w:rsid w:val="4414F746"/>
    <w:rsid w:val="44150404"/>
    <w:rsid w:val="441C6313"/>
    <w:rsid w:val="441E5715"/>
    <w:rsid w:val="441E823E"/>
    <w:rsid w:val="44202822"/>
    <w:rsid w:val="44239526"/>
    <w:rsid w:val="44355BB9"/>
    <w:rsid w:val="443D9A6A"/>
    <w:rsid w:val="4444B300"/>
    <w:rsid w:val="4446B4A8"/>
    <w:rsid w:val="4449D13F"/>
    <w:rsid w:val="44501103"/>
    <w:rsid w:val="44509ED5"/>
    <w:rsid w:val="44562FFF"/>
    <w:rsid w:val="44627AB7"/>
    <w:rsid w:val="446764E1"/>
    <w:rsid w:val="4469D955"/>
    <w:rsid w:val="4476BD96"/>
    <w:rsid w:val="4478864C"/>
    <w:rsid w:val="447F5DCE"/>
    <w:rsid w:val="4483D3FB"/>
    <w:rsid w:val="448992B3"/>
    <w:rsid w:val="448B330A"/>
    <w:rsid w:val="449A6FFA"/>
    <w:rsid w:val="44AB089E"/>
    <w:rsid w:val="44AB94E1"/>
    <w:rsid w:val="44AED40A"/>
    <w:rsid w:val="44BC2D93"/>
    <w:rsid w:val="44BEACC8"/>
    <w:rsid w:val="44C3FE08"/>
    <w:rsid w:val="44D13E6D"/>
    <w:rsid w:val="44D4A588"/>
    <w:rsid w:val="44D574A6"/>
    <w:rsid w:val="44DFF34B"/>
    <w:rsid w:val="44E045E1"/>
    <w:rsid w:val="44E0CF84"/>
    <w:rsid w:val="44E7CFF8"/>
    <w:rsid w:val="44EAB9FF"/>
    <w:rsid w:val="44F49C3B"/>
    <w:rsid w:val="44FA2A74"/>
    <w:rsid w:val="44FA8C41"/>
    <w:rsid w:val="4501422C"/>
    <w:rsid w:val="45045072"/>
    <w:rsid w:val="4504CD66"/>
    <w:rsid w:val="450697A5"/>
    <w:rsid w:val="450DBF40"/>
    <w:rsid w:val="45121F63"/>
    <w:rsid w:val="451DF8C3"/>
    <w:rsid w:val="451FAE72"/>
    <w:rsid w:val="4523E23A"/>
    <w:rsid w:val="4529707F"/>
    <w:rsid w:val="452F7C71"/>
    <w:rsid w:val="4535DB2D"/>
    <w:rsid w:val="453C5263"/>
    <w:rsid w:val="453D5598"/>
    <w:rsid w:val="453F4B2D"/>
    <w:rsid w:val="4540E7AB"/>
    <w:rsid w:val="45536F0F"/>
    <w:rsid w:val="45639E07"/>
    <w:rsid w:val="45658FC1"/>
    <w:rsid w:val="45663E8C"/>
    <w:rsid w:val="456BC986"/>
    <w:rsid w:val="456CA343"/>
    <w:rsid w:val="4574923F"/>
    <w:rsid w:val="457A1067"/>
    <w:rsid w:val="458372B1"/>
    <w:rsid w:val="45843FF4"/>
    <w:rsid w:val="458605C9"/>
    <w:rsid w:val="459BCB19"/>
    <w:rsid w:val="459C4006"/>
    <w:rsid w:val="45A31C81"/>
    <w:rsid w:val="45A50AF6"/>
    <w:rsid w:val="45AB5F0A"/>
    <w:rsid w:val="45ABB700"/>
    <w:rsid w:val="45AD2FE1"/>
    <w:rsid w:val="45AE16C3"/>
    <w:rsid w:val="45B58438"/>
    <w:rsid w:val="45B939AF"/>
    <w:rsid w:val="45C0B62B"/>
    <w:rsid w:val="45C20CF5"/>
    <w:rsid w:val="45C51AE8"/>
    <w:rsid w:val="45C7B323"/>
    <w:rsid w:val="45CE0F98"/>
    <w:rsid w:val="45D20BE3"/>
    <w:rsid w:val="45D74D35"/>
    <w:rsid w:val="45E43672"/>
    <w:rsid w:val="45E63E97"/>
    <w:rsid w:val="45E6C74E"/>
    <w:rsid w:val="45E7149F"/>
    <w:rsid w:val="45E826E0"/>
    <w:rsid w:val="45E98D01"/>
    <w:rsid w:val="45EAFA21"/>
    <w:rsid w:val="45EDB61C"/>
    <w:rsid w:val="45EE0229"/>
    <w:rsid w:val="45F22845"/>
    <w:rsid w:val="45F991EF"/>
    <w:rsid w:val="45FB0A83"/>
    <w:rsid w:val="46013DB2"/>
    <w:rsid w:val="4601F920"/>
    <w:rsid w:val="4604BE98"/>
    <w:rsid w:val="46071230"/>
    <w:rsid w:val="460A9395"/>
    <w:rsid w:val="460ADCCF"/>
    <w:rsid w:val="460B6979"/>
    <w:rsid w:val="4611C43E"/>
    <w:rsid w:val="461CDE44"/>
    <w:rsid w:val="461F56D5"/>
    <w:rsid w:val="462525ED"/>
    <w:rsid w:val="46255081"/>
    <w:rsid w:val="4635D806"/>
    <w:rsid w:val="46377CEB"/>
    <w:rsid w:val="463B218D"/>
    <w:rsid w:val="463CFE82"/>
    <w:rsid w:val="4641A560"/>
    <w:rsid w:val="4643E201"/>
    <w:rsid w:val="46551530"/>
    <w:rsid w:val="465994E2"/>
    <w:rsid w:val="4664704D"/>
    <w:rsid w:val="466E8020"/>
    <w:rsid w:val="4670197C"/>
    <w:rsid w:val="46762256"/>
    <w:rsid w:val="46844864"/>
    <w:rsid w:val="468A363B"/>
    <w:rsid w:val="468DFD44"/>
    <w:rsid w:val="4692BEDF"/>
    <w:rsid w:val="469FF648"/>
    <w:rsid w:val="46A86843"/>
    <w:rsid w:val="46B04728"/>
    <w:rsid w:val="46BA3B04"/>
    <w:rsid w:val="46C5B414"/>
    <w:rsid w:val="46C83E8A"/>
    <w:rsid w:val="46D026D5"/>
    <w:rsid w:val="46D04007"/>
    <w:rsid w:val="46D1F1D6"/>
    <w:rsid w:val="46DC087A"/>
    <w:rsid w:val="46DCE542"/>
    <w:rsid w:val="46DFB8F4"/>
    <w:rsid w:val="46E18C7A"/>
    <w:rsid w:val="46E89F1D"/>
    <w:rsid w:val="46F2366B"/>
    <w:rsid w:val="46FCD402"/>
    <w:rsid w:val="4704E9D3"/>
    <w:rsid w:val="470B51ED"/>
    <w:rsid w:val="470F22E8"/>
    <w:rsid w:val="47112034"/>
    <w:rsid w:val="4714C569"/>
    <w:rsid w:val="4724EA40"/>
    <w:rsid w:val="4725D777"/>
    <w:rsid w:val="4727159F"/>
    <w:rsid w:val="4727B972"/>
    <w:rsid w:val="472B6221"/>
    <w:rsid w:val="472CE01E"/>
    <w:rsid w:val="472E1F9B"/>
    <w:rsid w:val="4736EA1B"/>
    <w:rsid w:val="473F4733"/>
    <w:rsid w:val="4740AFAD"/>
    <w:rsid w:val="47412D4E"/>
    <w:rsid w:val="474209EF"/>
    <w:rsid w:val="475278DC"/>
    <w:rsid w:val="475CB52B"/>
    <w:rsid w:val="47606B89"/>
    <w:rsid w:val="4761B735"/>
    <w:rsid w:val="476B28D6"/>
    <w:rsid w:val="476B3DE8"/>
    <w:rsid w:val="476C72BF"/>
    <w:rsid w:val="4771FD8E"/>
    <w:rsid w:val="47731479"/>
    <w:rsid w:val="47731FB4"/>
    <w:rsid w:val="47733474"/>
    <w:rsid w:val="477B4571"/>
    <w:rsid w:val="47828E43"/>
    <w:rsid w:val="47861CA5"/>
    <w:rsid w:val="47897965"/>
    <w:rsid w:val="478B0A28"/>
    <w:rsid w:val="478E6901"/>
    <w:rsid w:val="47960B89"/>
    <w:rsid w:val="4797A1EE"/>
    <w:rsid w:val="4797E063"/>
    <w:rsid w:val="47981A10"/>
    <w:rsid w:val="47994567"/>
    <w:rsid w:val="479A88F3"/>
    <w:rsid w:val="479BCF6C"/>
    <w:rsid w:val="479D20BF"/>
    <w:rsid w:val="479D663D"/>
    <w:rsid w:val="47A61660"/>
    <w:rsid w:val="47A8459C"/>
    <w:rsid w:val="47AE61FD"/>
    <w:rsid w:val="47AE6420"/>
    <w:rsid w:val="47B255D7"/>
    <w:rsid w:val="47B8072B"/>
    <w:rsid w:val="47B88148"/>
    <w:rsid w:val="47B933A4"/>
    <w:rsid w:val="47B9F18B"/>
    <w:rsid w:val="47BA30D0"/>
    <w:rsid w:val="47BD4572"/>
    <w:rsid w:val="47BEFCC0"/>
    <w:rsid w:val="47C54E8B"/>
    <w:rsid w:val="47C643EB"/>
    <w:rsid w:val="47C7D001"/>
    <w:rsid w:val="47CE97B3"/>
    <w:rsid w:val="47DA9CCA"/>
    <w:rsid w:val="47DE7BAB"/>
    <w:rsid w:val="47E06AA6"/>
    <w:rsid w:val="47EF84AD"/>
    <w:rsid w:val="47F3CA4D"/>
    <w:rsid w:val="47F96D51"/>
    <w:rsid w:val="47FA3A5F"/>
    <w:rsid w:val="48118097"/>
    <w:rsid w:val="48177774"/>
    <w:rsid w:val="481BABB2"/>
    <w:rsid w:val="481D27AA"/>
    <w:rsid w:val="48251EA1"/>
    <w:rsid w:val="4825A850"/>
    <w:rsid w:val="4828B971"/>
    <w:rsid w:val="482953E3"/>
    <w:rsid w:val="482CA410"/>
    <w:rsid w:val="48310370"/>
    <w:rsid w:val="48330F8A"/>
    <w:rsid w:val="48386E39"/>
    <w:rsid w:val="483A6168"/>
    <w:rsid w:val="483E850C"/>
    <w:rsid w:val="483FA8DD"/>
    <w:rsid w:val="484450D5"/>
    <w:rsid w:val="4849BBE9"/>
    <w:rsid w:val="484A1568"/>
    <w:rsid w:val="484F95D5"/>
    <w:rsid w:val="4852D5E4"/>
    <w:rsid w:val="4856BF01"/>
    <w:rsid w:val="4856D47A"/>
    <w:rsid w:val="485C2D5D"/>
    <w:rsid w:val="485E13D7"/>
    <w:rsid w:val="4872FFE4"/>
    <w:rsid w:val="487476A0"/>
    <w:rsid w:val="487E9EFA"/>
    <w:rsid w:val="488A4CB2"/>
    <w:rsid w:val="488DB07B"/>
    <w:rsid w:val="48944A2B"/>
    <w:rsid w:val="489A86B9"/>
    <w:rsid w:val="489C2D1C"/>
    <w:rsid w:val="48A67054"/>
    <w:rsid w:val="48A735C6"/>
    <w:rsid w:val="48AC0E9B"/>
    <w:rsid w:val="48AD358F"/>
    <w:rsid w:val="48ADC1DD"/>
    <w:rsid w:val="48AECD77"/>
    <w:rsid w:val="48B2C4F4"/>
    <w:rsid w:val="48B32DAC"/>
    <w:rsid w:val="48BDDE87"/>
    <w:rsid w:val="48C000EE"/>
    <w:rsid w:val="48C0A02C"/>
    <w:rsid w:val="48C432D5"/>
    <w:rsid w:val="48CBC99E"/>
    <w:rsid w:val="48E23352"/>
    <w:rsid w:val="48E57FC8"/>
    <w:rsid w:val="48ECE620"/>
    <w:rsid w:val="48F16995"/>
    <w:rsid w:val="48F60A9B"/>
    <w:rsid w:val="48F78433"/>
    <w:rsid w:val="48FB2033"/>
    <w:rsid w:val="48FC8B05"/>
    <w:rsid w:val="49010A2A"/>
    <w:rsid w:val="490BED46"/>
    <w:rsid w:val="4910D717"/>
    <w:rsid w:val="4912BF56"/>
    <w:rsid w:val="49196754"/>
    <w:rsid w:val="491A9347"/>
    <w:rsid w:val="491BEC8C"/>
    <w:rsid w:val="491ED574"/>
    <w:rsid w:val="491F38BB"/>
    <w:rsid w:val="4928F7BA"/>
    <w:rsid w:val="492CB397"/>
    <w:rsid w:val="492D68A0"/>
    <w:rsid w:val="4930CE54"/>
    <w:rsid w:val="493397D7"/>
    <w:rsid w:val="493F5148"/>
    <w:rsid w:val="4940E74D"/>
    <w:rsid w:val="49422CFE"/>
    <w:rsid w:val="4942D2B1"/>
    <w:rsid w:val="49437A9B"/>
    <w:rsid w:val="4946166F"/>
    <w:rsid w:val="494EB7BB"/>
    <w:rsid w:val="4950BD12"/>
    <w:rsid w:val="4950E697"/>
    <w:rsid w:val="4952AE22"/>
    <w:rsid w:val="495BC297"/>
    <w:rsid w:val="495EF13E"/>
    <w:rsid w:val="4966FCE1"/>
    <w:rsid w:val="496C02E4"/>
    <w:rsid w:val="496E4FA7"/>
    <w:rsid w:val="4973AE55"/>
    <w:rsid w:val="49751993"/>
    <w:rsid w:val="49775E0C"/>
    <w:rsid w:val="4978BEF8"/>
    <w:rsid w:val="49796038"/>
    <w:rsid w:val="4979B25B"/>
    <w:rsid w:val="497E6B96"/>
    <w:rsid w:val="497E902F"/>
    <w:rsid w:val="497F7D21"/>
    <w:rsid w:val="498072CC"/>
    <w:rsid w:val="4984F8F9"/>
    <w:rsid w:val="498AA6B9"/>
    <w:rsid w:val="498CDDE2"/>
    <w:rsid w:val="498F03D7"/>
    <w:rsid w:val="498FC536"/>
    <w:rsid w:val="4999583F"/>
    <w:rsid w:val="499BC8A8"/>
    <w:rsid w:val="49A15FDB"/>
    <w:rsid w:val="49AB6938"/>
    <w:rsid w:val="49AE23A7"/>
    <w:rsid w:val="49AF9557"/>
    <w:rsid w:val="49B3053C"/>
    <w:rsid w:val="49B5575F"/>
    <w:rsid w:val="49B7620C"/>
    <w:rsid w:val="49B7F120"/>
    <w:rsid w:val="49BD8B8B"/>
    <w:rsid w:val="49C601CF"/>
    <w:rsid w:val="49C61DAA"/>
    <w:rsid w:val="49CCCCEA"/>
    <w:rsid w:val="49D351E9"/>
    <w:rsid w:val="49D91FC2"/>
    <w:rsid w:val="49DAA6A6"/>
    <w:rsid w:val="49E35F58"/>
    <w:rsid w:val="49E94C4A"/>
    <w:rsid w:val="49EB7D00"/>
    <w:rsid w:val="49EE096C"/>
    <w:rsid w:val="49EFA6F0"/>
    <w:rsid w:val="49F004C7"/>
    <w:rsid w:val="49F16CFC"/>
    <w:rsid w:val="49F33391"/>
    <w:rsid w:val="49F395B1"/>
    <w:rsid w:val="49F7A8FF"/>
    <w:rsid w:val="4A01DF1C"/>
    <w:rsid w:val="4A03995D"/>
    <w:rsid w:val="4A048425"/>
    <w:rsid w:val="4A1003DA"/>
    <w:rsid w:val="4A1AABCB"/>
    <w:rsid w:val="4A239D82"/>
    <w:rsid w:val="4A258192"/>
    <w:rsid w:val="4A259043"/>
    <w:rsid w:val="4A2A732E"/>
    <w:rsid w:val="4A2B5763"/>
    <w:rsid w:val="4A303EE6"/>
    <w:rsid w:val="4A392E99"/>
    <w:rsid w:val="4A3AFBA0"/>
    <w:rsid w:val="4A3F12E8"/>
    <w:rsid w:val="4A43BE0A"/>
    <w:rsid w:val="4A444EFC"/>
    <w:rsid w:val="4A444FA3"/>
    <w:rsid w:val="4A478A08"/>
    <w:rsid w:val="4A47A788"/>
    <w:rsid w:val="4A4D8DBF"/>
    <w:rsid w:val="4A4F5CD0"/>
    <w:rsid w:val="4A549DFA"/>
    <w:rsid w:val="4A580957"/>
    <w:rsid w:val="4A5DDBF7"/>
    <w:rsid w:val="4A60F453"/>
    <w:rsid w:val="4A649430"/>
    <w:rsid w:val="4A66170E"/>
    <w:rsid w:val="4A67FC64"/>
    <w:rsid w:val="4A68CD03"/>
    <w:rsid w:val="4A69E141"/>
    <w:rsid w:val="4A6AE41A"/>
    <w:rsid w:val="4A6DB411"/>
    <w:rsid w:val="4A75B47F"/>
    <w:rsid w:val="4A778BBE"/>
    <w:rsid w:val="4A78C4B7"/>
    <w:rsid w:val="4A7E5C80"/>
    <w:rsid w:val="4A80493B"/>
    <w:rsid w:val="4A890785"/>
    <w:rsid w:val="4A9064F3"/>
    <w:rsid w:val="4A9D8443"/>
    <w:rsid w:val="4A9DAC6C"/>
    <w:rsid w:val="4ABE1150"/>
    <w:rsid w:val="4AC71DE8"/>
    <w:rsid w:val="4ACA737B"/>
    <w:rsid w:val="4AD1C4AA"/>
    <w:rsid w:val="4AD5F23D"/>
    <w:rsid w:val="4AD878EB"/>
    <w:rsid w:val="4AE50DBA"/>
    <w:rsid w:val="4AED3032"/>
    <w:rsid w:val="4AF8DB80"/>
    <w:rsid w:val="4AFF3E1C"/>
    <w:rsid w:val="4AFF8F01"/>
    <w:rsid w:val="4B0B01E8"/>
    <w:rsid w:val="4B117E69"/>
    <w:rsid w:val="4B1361E2"/>
    <w:rsid w:val="4B141F4E"/>
    <w:rsid w:val="4B15D374"/>
    <w:rsid w:val="4B1C39DA"/>
    <w:rsid w:val="4B20E093"/>
    <w:rsid w:val="4B246639"/>
    <w:rsid w:val="4B265968"/>
    <w:rsid w:val="4B269671"/>
    <w:rsid w:val="4B48193A"/>
    <w:rsid w:val="4B4B82F2"/>
    <w:rsid w:val="4B4CA8E8"/>
    <w:rsid w:val="4B5135ED"/>
    <w:rsid w:val="4B599BA0"/>
    <w:rsid w:val="4B5AF148"/>
    <w:rsid w:val="4B60807A"/>
    <w:rsid w:val="4B62EFD2"/>
    <w:rsid w:val="4B64F791"/>
    <w:rsid w:val="4B6F363B"/>
    <w:rsid w:val="4B770829"/>
    <w:rsid w:val="4B8BAE31"/>
    <w:rsid w:val="4B8BC3B7"/>
    <w:rsid w:val="4B9246AC"/>
    <w:rsid w:val="4B930BBA"/>
    <w:rsid w:val="4B99137C"/>
    <w:rsid w:val="4BA29A12"/>
    <w:rsid w:val="4BA7707B"/>
    <w:rsid w:val="4BAA894A"/>
    <w:rsid w:val="4BC17541"/>
    <w:rsid w:val="4BC3F0E0"/>
    <w:rsid w:val="4BC58A09"/>
    <w:rsid w:val="4BC9BB5A"/>
    <w:rsid w:val="4BCF9C18"/>
    <w:rsid w:val="4BD31D57"/>
    <w:rsid w:val="4BDAE81F"/>
    <w:rsid w:val="4BE6C485"/>
    <w:rsid w:val="4BE6F730"/>
    <w:rsid w:val="4BF2AA7B"/>
    <w:rsid w:val="4BF52448"/>
    <w:rsid w:val="4BFA233F"/>
    <w:rsid w:val="4BFB57AC"/>
    <w:rsid w:val="4BFE6820"/>
    <w:rsid w:val="4C01ED8E"/>
    <w:rsid w:val="4C085FDC"/>
    <w:rsid w:val="4C0A649A"/>
    <w:rsid w:val="4C0BA84E"/>
    <w:rsid w:val="4C0F2DBA"/>
    <w:rsid w:val="4C1142A2"/>
    <w:rsid w:val="4C19C680"/>
    <w:rsid w:val="4C2386ED"/>
    <w:rsid w:val="4C2871AF"/>
    <w:rsid w:val="4C29243C"/>
    <w:rsid w:val="4C3D6E11"/>
    <w:rsid w:val="4C44EB4A"/>
    <w:rsid w:val="4C4743D8"/>
    <w:rsid w:val="4C51D84F"/>
    <w:rsid w:val="4C556B36"/>
    <w:rsid w:val="4C58261C"/>
    <w:rsid w:val="4C591BF8"/>
    <w:rsid w:val="4C59A3C3"/>
    <w:rsid w:val="4C6960DC"/>
    <w:rsid w:val="4C69E840"/>
    <w:rsid w:val="4C6A0866"/>
    <w:rsid w:val="4C6C2F2C"/>
    <w:rsid w:val="4C6C3364"/>
    <w:rsid w:val="4C6FC740"/>
    <w:rsid w:val="4C709729"/>
    <w:rsid w:val="4C74DDDF"/>
    <w:rsid w:val="4C82FE43"/>
    <w:rsid w:val="4C8A1B14"/>
    <w:rsid w:val="4C8E17DD"/>
    <w:rsid w:val="4C914131"/>
    <w:rsid w:val="4C9F5742"/>
    <w:rsid w:val="4CA46C25"/>
    <w:rsid w:val="4CA9E645"/>
    <w:rsid w:val="4CB8292F"/>
    <w:rsid w:val="4CC1386B"/>
    <w:rsid w:val="4CC3ABF1"/>
    <w:rsid w:val="4CC63120"/>
    <w:rsid w:val="4CC6454B"/>
    <w:rsid w:val="4CC7B22E"/>
    <w:rsid w:val="4CCC1EE6"/>
    <w:rsid w:val="4CD032B6"/>
    <w:rsid w:val="4CD16885"/>
    <w:rsid w:val="4CD5BFCE"/>
    <w:rsid w:val="4CDAD964"/>
    <w:rsid w:val="4CE0EEDA"/>
    <w:rsid w:val="4CE72F83"/>
    <w:rsid w:val="4CED442F"/>
    <w:rsid w:val="4CED7DA5"/>
    <w:rsid w:val="4CF243EB"/>
    <w:rsid w:val="4CF811A8"/>
    <w:rsid w:val="4CFB0635"/>
    <w:rsid w:val="4D01CF14"/>
    <w:rsid w:val="4D0B041F"/>
    <w:rsid w:val="4D1BE3D5"/>
    <w:rsid w:val="4D383594"/>
    <w:rsid w:val="4D3850F0"/>
    <w:rsid w:val="4D3980D7"/>
    <w:rsid w:val="4D3989F9"/>
    <w:rsid w:val="4D399EF0"/>
    <w:rsid w:val="4D3C6A1F"/>
    <w:rsid w:val="4D3C73BA"/>
    <w:rsid w:val="4D3D9FEB"/>
    <w:rsid w:val="4D409E33"/>
    <w:rsid w:val="4D44FB8A"/>
    <w:rsid w:val="4D4C93D8"/>
    <w:rsid w:val="4D5352B6"/>
    <w:rsid w:val="4D5353A3"/>
    <w:rsid w:val="4D547344"/>
    <w:rsid w:val="4D606E9C"/>
    <w:rsid w:val="4D660B85"/>
    <w:rsid w:val="4D663243"/>
    <w:rsid w:val="4D68220F"/>
    <w:rsid w:val="4D6D3BD5"/>
    <w:rsid w:val="4D6F73B7"/>
    <w:rsid w:val="4D70A92C"/>
    <w:rsid w:val="4D711319"/>
    <w:rsid w:val="4D764289"/>
    <w:rsid w:val="4D8618B6"/>
    <w:rsid w:val="4D892880"/>
    <w:rsid w:val="4D9A8155"/>
    <w:rsid w:val="4DA30DD1"/>
    <w:rsid w:val="4DA41128"/>
    <w:rsid w:val="4DB3AE91"/>
    <w:rsid w:val="4DBE2B5B"/>
    <w:rsid w:val="4DBE72FC"/>
    <w:rsid w:val="4DBE8AA0"/>
    <w:rsid w:val="4DC2C634"/>
    <w:rsid w:val="4DCB3BC0"/>
    <w:rsid w:val="4DCD275E"/>
    <w:rsid w:val="4DD4D893"/>
    <w:rsid w:val="4DEA8AD6"/>
    <w:rsid w:val="4DEAAD05"/>
    <w:rsid w:val="4DEB6585"/>
    <w:rsid w:val="4DECEA43"/>
    <w:rsid w:val="4DF5304E"/>
    <w:rsid w:val="4DF65BB3"/>
    <w:rsid w:val="4DF6BDCD"/>
    <w:rsid w:val="4DFC37A6"/>
    <w:rsid w:val="4E086571"/>
    <w:rsid w:val="4E141111"/>
    <w:rsid w:val="4E1E20A0"/>
    <w:rsid w:val="4E21435E"/>
    <w:rsid w:val="4E229BFB"/>
    <w:rsid w:val="4E2FBAB4"/>
    <w:rsid w:val="4E33373C"/>
    <w:rsid w:val="4E337AC3"/>
    <w:rsid w:val="4E351903"/>
    <w:rsid w:val="4E3744E3"/>
    <w:rsid w:val="4E390128"/>
    <w:rsid w:val="4E44487B"/>
    <w:rsid w:val="4E4F75BF"/>
    <w:rsid w:val="4E52CF8E"/>
    <w:rsid w:val="4E5B6CE3"/>
    <w:rsid w:val="4E62DDFD"/>
    <w:rsid w:val="4E6648E4"/>
    <w:rsid w:val="4E670D97"/>
    <w:rsid w:val="4E6CD605"/>
    <w:rsid w:val="4E783530"/>
    <w:rsid w:val="4E7B6344"/>
    <w:rsid w:val="4E7E6768"/>
    <w:rsid w:val="4E7FBF54"/>
    <w:rsid w:val="4E81CD66"/>
    <w:rsid w:val="4E81EF25"/>
    <w:rsid w:val="4E85D2EF"/>
    <w:rsid w:val="4E8716F0"/>
    <w:rsid w:val="4E98A0A5"/>
    <w:rsid w:val="4EA1C440"/>
    <w:rsid w:val="4EA30AD1"/>
    <w:rsid w:val="4EA48241"/>
    <w:rsid w:val="4EA89E60"/>
    <w:rsid w:val="4EAE4D19"/>
    <w:rsid w:val="4EC15AF4"/>
    <w:rsid w:val="4EC90EE6"/>
    <w:rsid w:val="4ECF083D"/>
    <w:rsid w:val="4EDBA34E"/>
    <w:rsid w:val="4EDCB5A3"/>
    <w:rsid w:val="4EDEF26F"/>
    <w:rsid w:val="4EE166CF"/>
    <w:rsid w:val="4EE43A8C"/>
    <w:rsid w:val="4EEEACDB"/>
    <w:rsid w:val="4EEF838C"/>
    <w:rsid w:val="4EF1262B"/>
    <w:rsid w:val="4EF2A57D"/>
    <w:rsid w:val="4EF8463A"/>
    <w:rsid w:val="4EFB68DF"/>
    <w:rsid w:val="4EFB93E6"/>
    <w:rsid w:val="4F0EBE06"/>
    <w:rsid w:val="4F18377D"/>
    <w:rsid w:val="4F1CC30B"/>
    <w:rsid w:val="4F2A6D3D"/>
    <w:rsid w:val="4F2D331D"/>
    <w:rsid w:val="4F38CC3D"/>
    <w:rsid w:val="4F41E6DA"/>
    <w:rsid w:val="4F454DDA"/>
    <w:rsid w:val="4F52B855"/>
    <w:rsid w:val="4F52FF3A"/>
    <w:rsid w:val="4F54040C"/>
    <w:rsid w:val="4F564C2A"/>
    <w:rsid w:val="4F61BF95"/>
    <w:rsid w:val="4F652282"/>
    <w:rsid w:val="4F66F5DF"/>
    <w:rsid w:val="4F6B34B3"/>
    <w:rsid w:val="4F6DE5EA"/>
    <w:rsid w:val="4F744FB7"/>
    <w:rsid w:val="4F75D373"/>
    <w:rsid w:val="4F7CD24E"/>
    <w:rsid w:val="4F7DC7BF"/>
    <w:rsid w:val="4F7F8E43"/>
    <w:rsid w:val="4F810194"/>
    <w:rsid w:val="4F874B87"/>
    <w:rsid w:val="4F89F78F"/>
    <w:rsid w:val="4F8E780D"/>
    <w:rsid w:val="4FABE888"/>
    <w:rsid w:val="4FAE05BD"/>
    <w:rsid w:val="4FB1BC07"/>
    <w:rsid w:val="4FBD84F6"/>
    <w:rsid w:val="4FBE4B4B"/>
    <w:rsid w:val="4FBF79DB"/>
    <w:rsid w:val="4FC3D5D1"/>
    <w:rsid w:val="4FCE293A"/>
    <w:rsid w:val="4FD0ACFB"/>
    <w:rsid w:val="4FD29E74"/>
    <w:rsid w:val="4FD9A6AE"/>
    <w:rsid w:val="4FDB7343"/>
    <w:rsid w:val="4FE08E23"/>
    <w:rsid w:val="4FE0C8FE"/>
    <w:rsid w:val="4FE0C911"/>
    <w:rsid w:val="4FE4F666"/>
    <w:rsid w:val="4FE7DA6F"/>
    <w:rsid w:val="4FEE1831"/>
    <w:rsid w:val="4FF39074"/>
    <w:rsid w:val="4FFC3EF3"/>
    <w:rsid w:val="4FFCBA64"/>
    <w:rsid w:val="50005E2D"/>
    <w:rsid w:val="5004A051"/>
    <w:rsid w:val="50060056"/>
    <w:rsid w:val="5008950E"/>
    <w:rsid w:val="5009E674"/>
    <w:rsid w:val="5009E77B"/>
    <w:rsid w:val="50143EBC"/>
    <w:rsid w:val="502A3525"/>
    <w:rsid w:val="502DF19F"/>
    <w:rsid w:val="5038B541"/>
    <w:rsid w:val="5045D265"/>
    <w:rsid w:val="5051443E"/>
    <w:rsid w:val="505174D3"/>
    <w:rsid w:val="50547164"/>
    <w:rsid w:val="5054D9E3"/>
    <w:rsid w:val="5057126B"/>
    <w:rsid w:val="505E0EEB"/>
    <w:rsid w:val="5063F475"/>
    <w:rsid w:val="5065C83D"/>
    <w:rsid w:val="50669542"/>
    <w:rsid w:val="506E9964"/>
    <w:rsid w:val="506ED09D"/>
    <w:rsid w:val="506F509E"/>
    <w:rsid w:val="507365F5"/>
    <w:rsid w:val="5075F91A"/>
    <w:rsid w:val="508278E2"/>
    <w:rsid w:val="508CE0A9"/>
    <w:rsid w:val="5090E51A"/>
    <w:rsid w:val="509787E7"/>
    <w:rsid w:val="5099C7B4"/>
    <w:rsid w:val="509B91DE"/>
    <w:rsid w:val="509ED883"/>
    <w:rsid w:val="509F8E77"/>
    <w:rsid w:val="50A094E0"/>
    <w:rsid w:val="50A0D7D2"/>
    <w:rsid w:val="50A23659"/>
    <w:rsid w:val="50A5E8C8"/>
    <w:rsid w:val="50ABCEC9"/>
    <w:rsid w:val="50B4C3E0"/>
    <w:rsid w:val="50B5EC1A"/>
    <w:rsid w:val="50B79FD9"/>
    <w:rsid w:val="50BB6CC9"/>
    <w:rsid w:val="50BED81E"/>
    <w:rsid w:val="50BF9D1C"/>
    <w:rsid w:val="50C1E33D"/>
    <w:rsid w:val="50C23C75"/>
    <w:rsid w:val="50CC310A"/>
    <w:rsid w:val="50D2F179"/>
    <w:rsid w:val="50D95071"/>
    <w:rsid w:val="50DD6575"/>
    <w:rsid w:val="50E4E338"/>
    <w:rsid w:val="50E53DCC"/>
    <w:rsid w:val="50EA530F"/>
    <w:rsid w:val="50EDFAA8"/>
    <w:rsid w:val="50EFB677"/>
    <w:rsid w:val="50F7A86F"/>
    <w:rsid w:val="50F99287"/>
    <w:rsid w:val="50FD3D0A"/>
    <w:rsid w:val="50FD9A39"/>
    <w:rsid w:val="5107A939"/>
    <w:rsid w:val="51085043"/>
    <w:rsid w:val="5113F072"/>
    <w:rsid w:val="51176F3D"/>
    <w:rsid w:val="51202B54"/>
    <w:rsid w:val="512255FB"/>
    <w:rsid w:val="5129B10C"/>
    <w:rsid w:val="512F1564"/>
    <w:rsid w:val="5130E3DD"/>
    <w:rsid w:val="51355551"/>
    <w:rsid w:val="5135991A"/>
    <w:rsid w:val="513BB58C"/>
    <w:rsid w:val="513D8AB8"/>
    <w:rsid w:val="513FEE79"/>
    <w:rsid w:val="51413257"/>
    <w:rsid w:val="51478532"/>
    <w:rsid w:val="5148657D"/>
    <w:rsid w:val="514AFC66"/>
    <w:rsid w:val="514CA43A"/>
    <w:rsid w:val="51530BC8"/>
    <w:rsid w:val="515986F6"/>
    <w:rsid w:val="51631771"/>
    <w:rsid w:val="51653DAB"/>
    <w:rsid w:val="51690C65"/>
    <w:rsid w:val="517241C4"/>
    <w:rsid w:val="5174460E"/>
    <w:rsid w:val="5174B012"/>
    <w:rsid w:val="51787BFB"/>
    <w:rsid w:val="517BF80A"/>
    <w:rsid w:val="517D083D"/>
    <w:rsid w:val="517D5D21"/>
    <w:rsid w:val="51841D72"/>
    <w:rsid w:val="51883D8E"/>
    <w:rsid w:val="519080A6"/>
    <w:rsid w:val="519B26C6"/>
    <w:rsid w:val="519BC81D"/>
    <w:rsid w:val="519F7090"/>
    <w:rsid w:val="519FA32F"/>
    <w:rsid w:val="51A2DBE1"/>
    <w:rsid w:val="51A4853E"/>
    <w:rsid w:val="51A66735"/>
    <w:rsid w:val="51A6D7A9"/>
    <w:rsid w:val="51B12C45"/>
    <w:rsid w:val="51BB1BA8"/>
    <w:rsid w:val="51D29974"/>
    <w:rsid w:val="51DA8CC2"/>
    <w:rsid w:val="51DB726A"/>
    <w:rsid w:val="51DFE031"/>
    <w:rsid w:val="51E5C08D"/>
    <w:rsid w:val="51E75AE6"/>
    <w:rsid w:val="51F095E4"/>
    <w:rsid w:val="51F4DF56"/>
    <w:rsid w:val="51FB8F44"/>
    <w:rsid w:val="5208F758"/>
    <w:rsid w:val="520905F4"/>
    <w:rsid w:val="520EBF37"/>
    <w:rsid w:val="52145990"/>
    <w:rsid w:val="5221DCBA"/>
    <w:rsid w:val="522905D9"/>
    <w:rsid w:val="52306FA8"/>
    <w:rsid w:val="5230A9FB"/>
    <w:rsid w:val="5232BB20"/>
    <w:rsid w:val="523374E6"/>
    <w:rsid w:val="523543D3"/>
    <w:rsid w:val="5236A92E"/>
    <w:rsid w:val="52402D0A"/>
    <w:rsid w:val="524285EC"/>
    <w:rsid w:val="5243C696"/>
    <w:rsid w:val="524BB6BE"/>
    <w:rsid w:val="5251E828"/>
    <w:rsid w:val="525A5068"/>
    <w:rsid w:val="525B87F2"/>
    <w:rsid w:val="52651D81"/>
    <w:rsid w:val="526D3C4A"/>
    <w:rsid w:val="5275848B"/>
    <w:rsid w:val="527882D7"/>
    <w:rsid w:val="527A5B52"/>
    <w:rsid w:val="527ABC22"/>
    <w:rsid w:val="527DF549"/>
    <w:rsid w:val="527F23F9"/>
    <w:rsid w:val="528CAFDD"/>
    <w:rsid w:val="52A338DE"/>
    <w:rsid w:val="52A379B2"/>
    <w:rsid w:val="52B6DD78"/>
    <w:rsid w:val="52BBB8C2"/>
    <w:rsid w:val="52BD7CA8"/>
    <w:rsid w:val="52C7B53F"/>
    <w:rsid w:val="52D24C6C"/>
    <w:rsid w:val="52D2F0CB"/>
    <w:rsid w:val="52D67431"/>
    <w:rsid w:val="52E2DCA7"/>
    <w:rsid w:val="52E51CC6"/>
    <w:rsid w:val="52FA7981"/>
    <w:rsid w:val="52FAD34A"/>
    <w:rsid w:val="5300EBF9"/>
    <w:rsid w:val="53047C34"/>
    <w:rsid w:val="5308DC0F"/>
    <w:rsid w:val="5314101E"/>
    <w:rsid w:val="53173776"/>
    <w:rsid w:val="5317D964"/>
    <w:rsid w:val="531A033D"/>
    <w:rsid w:val="531DEBAC"/>
    <w:rsid w:val="532BFCB8"/>
    <w:rsid w:val="5331D837"/>
    <w:rsid w:val="533528E8"/>
    <w:rsid w:val="533D012E"/>
    <w:rsid w:val="534E10FB"/>
    <w:rsid w:val="534EDDDB"/>
    <w:rsid w:val="534F1939"/>
    <w:rsid w:val="5351123E"/>
    <w:rsid w:val="535131D7"/>
    <w:rsid w:val="5352B82D"/>
    <w:rsid w:val="53548A96"/>
    <w:rsid w:val="535BE00C"/>
    <w:rsid w:val="535E0533"/>
    <w:rsid w:val="535F4A1C"/>
    <w:rsid w:val="535FEFD2"/>
    <w:rsid w:val="5360A52C"/>
    <w:rsid w:val="5360E6E6"/>
    <w:rsid w:val="53678AB0"/>
    <w:rsid w:val="536D9A2E"/>
    <w:rsid w:val="5374A4E9"/>
    <w:rsid w:val="537528EF"/>
    <w:rsid w:val="537DE3B1"/>
    <w:rsid w:val="537F089E"/>
    <w:rsid w:val="5384281C"/>
    <w:rsid w:val="538A0BB5"/>
    <w:rsid w:val="538C0DDD"/>
    <w:rsid w:val="53987BB1"/>
    <w:rsid w:val="5399B45B"/>
    <w:rsid w:val="53A84669"/>
    <w:rsid w:val="53A9CD4D"/>
    <w:rsid w:val="53AC57EC"/>
    <w:rsid w:val="53AF23C9"/>
    <w:rsid w:val="53B81DA7"/>
    <w:rsid w:val="53BECE7F"/>
    <w:rsid w:val="53BFDBCF"/>
    <w:rsid w:val="53C355FF"/>
    <w:rsid w:val="53C731B2"/>
    <w:rsid w:val="53C8472D"/>
    <w:rsid w:val="53CE81C0"/>
    <w:rsid w:val="53D0FB26"/>
    <w:rsid w:val="53DA92D9"/>
    <w:rsid w:val="53DD581D"/>
    <w:rsid w:val="53E33506"/>
    <w:rsid w:val="53E6B3D9"/>
    <w:rsid w:val="53EE5758"/>
    <w:rsid w:val="53F30305"/>
    <w:rsid w:val="53F42C50"/>
    <w:rsid w:val="53FB93B4"/>
    <w:rsid w:val="54011368"/>
    <w:rsid w:val="54017C58"/>
    <w:rsid w:val="5402BD34"/>
    <w:rsid w:val="5409AA64"/>
    <w:rsid w:val="540C5D96"/>
    <w:rsid w:val="541140C9"/>
    <w:rsid w:val="54123920"/>
    <w:rsid w:val="54160957"/>
    <w:rsid w:val="541A1B8E"/>
    <w:rsid w:val="541A479E"/>
    <w:rsid w:val="542E93B1"/>
    <w:rsid w:val="54309423"/>
    <w:rsid w:val="5437A3A0"/>
    <w:rsid w:val="543A9ABD"/>
    <w:rsid w:val="5445D899"/>
    <w:rsid w:val="5445DA79"/>
    <w:rsid w:val="54512424"/>
    <w:rsid w:val="545325ED"/>
    <w:rsid w:val="5457E8A3"/>
    <w:rsid w:val="545D203E"/>
    <w:rsid w:val="5471B0CC"/>
    <w:rsid w:val="547671D5"/>
    <w:rsid w:val="54777418"/>
    <w:rsid w:val="547A0950"/>
    <w:rsid w:val="547A4E98"/>
    <w:rsid w:val="547BBB4E"/>
    <w:rsid w:val="547C3A0B"/>
    <w:rsid w:val="5480F771"/>
    <w:rsid w:val="5484A791"/>
    <w:rsid w:val="5486ABE0"/>
    <w:rsid w:val="5488041C"/>
    <w:rsid w:val="5489E147"/>
    <w:rsid w:val="549094A0"/>
    <w:rsid w:val="54990B6B"/>
    <w:rsid w:val="549D273A"/>
    <w:rsid w:val="549DE8CF"/>
    <w:rsid w:val="549FD803"/>
    <w:rsid w:val="54A50338"/>
    <w:rsid w:val="54A5BEFB"/>
    <w:rsid w:val="54A72934"/>
    <w:rsid w:val="54B0354A"/>
    <w:rsid w:val="54C49607"/>
    <w:rsid w:val="54C9D220"/>
    <w:rsid w:val="54CFBEE1"/>
    <w:rsid w:val="54D1C54F"/>
    <w:rsid w:val="54DE9201"/>
    <w:rsid w:val="54DFDE84"/>
    <w:rsid w:val="54E06624"/>
    <w:rsid w:val="54E3D0CD"/>
    <w:rsid w:val="54E50E51"/>
    <w:rsid w:val="54E70621"/>
    <w:rsid w:val="54EB8342"/>
    <w:rsid w:val="54EBB768"/>
    <w:rsid w:val="54F2EA2D"/>
    <w:rsid w:val="54F2F9BD"/>
    <w:rsid w:val="54F75F64"/>
    <w:rsid w:val="54FDE099"/>
    <w:rsid w:val="54FF4AD6"/>
    <w:rsid w:val="5508C9C6"/>
    <w:rsid w:val="550EF889"/>
    <w:rsid w:val="55120C85"/>
    <w:rsid w:val="551794E5"/>
    <w:rsid w:val="551CE076"/>
    <w:rsid w:val="551D3A42"/>
    <w:rsid w:val="552096B0"/>
    <w:rsid w:val="5522312C"/>
    <w:rsid w:val="552287FC"/>
    <w:rsid w:val="55292E71"/>
    <w:rsid w:val="552B939D"/>
    <w:rsid w:val="5531D71B"/>
    <w:rsid w:val="5532573F"/>
    <w:rsid w:val="55366E2D"/>
    <w:rsid w:val="55367878"/>
    <w:rsid w:val="55378E30"/>
    <w:rsid w:val="553E1AE1"/>
    <w:rsid w:val="553FB5C9"/>
    <w:rsid w:val="55421E3B"/>
    <w:rsid w:val="5545EAA2"/>
    <w:rsid w:val="5552E88E"/>
    <w:rsid w:val="5553A353"/>
    <w:rsid w:val="55590878"/>
    <w:rsid w:val="555C5CA0"/>
    <w:rsid w:val="556201B2"/>
    <w:rsid w:val="55637EC2"/>
    <w:rsid w:val="55645BB0"/>
    <w:rsid w:val="55657F16"/>
    <w:rsid w:val="556957E4"/>
    <w:rsid w:val="556AB209"/>
    <w:rsid w:val="556E41F9"/>
    <w:rsid w:val="556E7835"/>
    <w:rsid w:val="5570B799"/>
    <w:rsid w:val="557246C0"/>
    <w:rsid w:val="55725865"/>
    <w:rsid w:val="55732F0F"/>
    <w:rsid w:val="557334DB"/>
    <w:rsid w:val="55735009"/>
    <w:rsid w:val="557F584E"/>
    <w:rsid w:val="55870064"/>
    <w:rsid w:val="5589D9D6"/>
    <w:rsid w:val="559019D2"/>
    <w:rsid w:val="5597E431"/>
    <w:rsid w:val="55A98F5B"/>
    <w:rsid w:val="55AE96CF"/>
    <w:rsid w:val="55B42491"/>
    <w:rsid w:val="55B62F0A"/>
    <w:rsid w:val="55BD08CA"/>
    <w:rsid w:val="55C41142"/>
    <w:rsid w:val="55CB8233"/>
    <w:rsid w:val="55CB8EB5"/>
    <w:rsid w:val="55CDC7E2"/>
    <w:rsid w:val="55D1F04F"/>
    <w:rsid w:val="55D6A6AA"/>
    <w:rsid w:val="55DB4D82"/>
    <w:rsid w:val="55DB70F4"/>
    <w:rsid w:val="55E0F720"/>
    <w:rsid w:val="55EDF2CD"/>
    <w:rsid w:val="55F12117"/>
    <w:rsid w:val="55F5A736"/>
    <w:rsid w:val="55F6D541"/>
    <w:rsid w:val="55FABCEA"/>
    <w:rsid w:val="55FB6E28"/>
    <w:rsid w:val="56019318"/>
    <w:rsid w:val="5602B81D"/>
    <w:rsid w:val="560E6195"/>
    <w:rsid w:val="561625F8"/>
    <w:rsid w:val="56178E14"/>
    <w:rsid w:val="5634D80A"/>
    <w:rsid w:val="56367F19"/>
    <w:rsid w:val="56373277"/>
    <w:rsid w:val="56385ADD"/>
    <w:rsid w:val="563975FC"/>
    <w:rsid w:val="56484114"/>
    <w:rsid w:val="5648C77A"/>
    <w:rsid w:val="564A66A8"/>
    <w:rsid w:val="564DCD6D"/>
    <w:rsid w:val="564DFE4D"/>
    <w:rsid w:val="5650783D"/>
    <w:rsid w:val="56518582"/>
    <w:rsid w:val="5651E973"/>
    <w:rsid w:val="565363B2"/>
    <w:rsid w:val="56580ED3"/>
    <w:rsid w:val="566232DA"/>
    <w:rsid w:val="56669E86"/>
    <w:rsid w:val="566FDEAC"/>
    <w:rsid w:val="5672C6B6"/>
    <w:rsid w:val="567F4227"/>
    <w:rsid w:val="56893E98"/>
    <w:rsid w:val="568D7025"/>
    <w:rsid w:val="568E584F"/>
    <w:rsid w:val="56939038"/>
    <w:rsid w:val="56962860"/>
    <w:rsid w:val="56972034"/>
    <w:rsid w:val="569AAAE1"/>
    <w:rsid w:val="569ABF6F"/>
    <w:rsid w:val="569D421B"/>
    <w:rsid w:val="56A24D2D"/>
    <w:rsid w:val="56AA5D87"/>
    <w:rsid w:val="56AB280D"/>
    <w:rsid w:val="56AC05C9"/>
    <w:rsid w:val="56B0A4DA"/>
    <w:rsid w:val="56CEE655"/>
    <w:rsid w:val="56D7996D"/>
    <w:rsid w:val="56E5C091"/>
    <w:rsid w:val="56E7A367"/>
    <w:rsid w:val="56E89D32"/>
    <w:rsid w:val="56F1022B"/>
    <w:rsid w:val="56F9C692"/>
    <w:rsid w:val="56FA337E"/>
    <w:rsid w:val="56FC7905"/>
    <w:rsid w:val="57003F21"/>
    <w:rsid w:val="57034AD2"/>
    <w:rsid w:val="5705E2D6"/>
    <w:rsid w:val="57068767"/>
    <w:rsid w:val="5706D316"/>
    <w:rsid w:val="570F6934"/>
    <w:rsid w:val="571227DC"/>
    <w:rsid w:val="571C2710"/>
    <w:rsid w:val="57210A4A"/>
    <w:rsid w:val="57239559"/>
    <w:rsid w:val="5723B8D0"/>
    <w:rsid w:val="5723DA74"/>
    <w:rsid w:val="572DEC35"/>
    <w:rsid w:val="57306B5D"/>
    <w:rsid w:val="57307B56"/>
    <w:rsid w:val="573C582F"/>
    <w:rsid w:val="5742C499"/>
    <w:rsid w:val="5746F660"/>
    <w:rsid w:val="5749EC5D"/>
    <w:rsid w:val="5755F035"/>
    <w:rsid w:val="575770B8"/>
    <w:rsid w:val="575C85A6"/>
    <w:rsid w:val="575D20E3"/>
    <w:rsid w:val="576743C8"/>
    <w:rsid w:val="57681380"/>
    <w:rsid w:val="576B8B49"/>
    <w:rsid w:val="576D2CD4"/>
    <w:rsid w:val="577593D8"/>
    <w:rsid w:val="57773C46"/>
    <w:rsid w:val="577755DC"/>
    <w:rsid w:val="577BC671"/>
    <w:rsid w:val="577D8F9B"/>
    <w:rsid w:val="578539FD"/>
    <w:rsid w:val="57855477"/>
    <w:rsid w:val="5790EA8A"/>
    <w:rsid w:val="5793A380"/>
    <w:rsid w:val="57997117"/>
    <w:rsid w:val="57A10964"/>
    <w:rsid w:val="57A143AF"/>
    <w:rsid w:val="57A1FD01"/>
    <w:rsid w:val="57A23AD6"/>
    <w:rsid w:val="57A906B0"/>
    <w:rsid w:val="57AD939C"/>
    <w:rsid w:val="57C118A0"/>
    <w:rsid w:val="57C306A4"/>
    <w:rsid w:val="57CB2308"/>
    <w:rsid w:val="57CFF6F0"/>
    <w:rsid w:val="57D14E29"/>
    <w:rsid w:val="57D5E9AC"/>
    <w:rsid w:val="57D8AD04"/>
    <w:rsid w:val="57DE3771"/>
    <w:rsid w:val="57E4530C"/>
    <w:rsid w:val="57E77007"/>
    <w:rsid w:val="57F657F2"/>
    <w:rsid w:val="57FD284F"/>
    <w:rsid w:val="5800CA75"/>
    <w:rsid w:val="5804F335"/>
    <w:rsid w:val="5809622B"/>
    <w:rsid w:val="58125CB7"/>
    <w:rsid w:val="58188F16"/>
    <w:rsid w:val="581D1E0B"/>
    <w:rsid w:val="581F04D0"/>
    <w:rsid w:val="58233503"/>
    <w:rsid w:val="58236419"/>
    <w:rsid w:val="5823D95D"/>
    <w:rsid w:val="583009D6"/>
    <w:rsid w:val="58311974"/>
    <w:rsid w:val="5833BD16"/>
    <w:rsid w:val="58347589"/>
    <w:rsid w:val="5835034B"/>
    <w:rsid w:val="58355FCE"/>
    <w:rsid w:val="58360C70"/>
    <w:rsid w:val="58421E94"/>
    <w:rsid w:val="5848996E"/>
    <w:rsid w:val="584FCBC4"/>
    <w:rsid w:val="5850C983"/>
    <w:rsid w:val="5856A9A6"/>
    <w:rsid w:val="585A95F0"/>
    <w:rsid w:val="585BB4DD"/>
    <w:rsid w:val="58608EC0"/>
    <w:rsid w:val="58623D26"/>
    <w:rsid w:val="587215D7"/>
    <w:rsid w:val="587241FF"/>
    <w:rsid w:val="5872914C"/>
    <w:rsid w:val="5873A754"/>
    <w:rsid w:val="58743EAF"/>
    <w:rsid w:val="5876248F"/>
    <w:rsid w:val="58784AAC"/>
    <w:rsid w:val="5878CF06"/>
    <w:rsid w:val="587A4BD4"/>
    <w:rsid w:val="587FF13A"/>
    <w:rsid w:val="5883BFC6"/>
    <w:rsid w:val="588522F3"/>
    <w:rsid w:val="588A4155"/>
    <w:rsid w:val="5892CD33"/>
    <w:rsid w:val="589CBE27"/>
    <w:rsid w:val="589D38D2"/>
    <w:rsid w:val="58A17DE0"/>
    <w:rsid w:val="58A21042"/>
    <w:rsid w:val="58A3A56B"/>
    <w:rsid w:val="58A54414"/>
    <w:rsid w:val="58ACF9F5"/>
    <w:rsid w:val="58C1FF72"/>
    <w:rsid w:val="58C4D4D0"/>
    <w:rsid w:val="58C572D1"/>
    <w:rsid w:val="58C7F0D3"/>
    <w:rsid w:val="58C83AAF"/>
    <w:rsid w:val="58CBEE8D"/>
    <w:rsid w:val="58D05C3E"/>
    <w:rsid w:val="58D38C21"/>
    <w:rsid w:val="58E10509"/>
    <w:rsid w:val="58E34340"/>
    <w:rsid w:val="58E464AA"/>
    <w:rsid w:val="58E4E461"/>
    <w:rsid w:val="58E6B798"/>
    <w:rsid w:val="58E976A3"/>
    <w:rsid w:val="58EBCB94"/>
    <w:rsid w:val="58FB70FF"/>
    <w:rsid w:val="59048352"/>
    <w:rsid w:val="5905BBDB"/>
    <w:rsid w:val="5908F67A"/>
    <w:rsid w:val="59113E35"/>
    <w:rsid w:val="59158BA0"/>
    <w:rsid w:val="591C4E4B"/>
    <w:rsid w:val="591DA9B6"/>
    <w:rsid w:val="591F96AB"/>
    <w:rsid w:val="5925451D"/>
    <w:rsid w:val="59257CBB"/>
    <w:rsid w:val="59268ABE"/>
    <w:rsid w:val="593D8CFB"/>
    <w:rsid w:val="594092C5"/>
    <w:rsid w:val="594558C6"/>
    <w:rsid w:val="594DE3F1"/>
    <w:rsid w:val="59509E58"/>
    <w:rsid w:val="5953B770"/>
    <w:rsid w:val="5954386D"/>
    <w:rsid w:val="595D63B4"/>
    <w:rsid w:val="5965F78E"/>
    <w:rsid w:val="5967B5D6"/>
    <w:rsid w:val="596B9888"/>
    <w:rsid w:val="5974497C"/>
    <w:rsid w:val="5980C897"/>
    <w:rsid w:val="59825159"/>
    <w:rsid w:val="59833879"/>
    <w:rsid w:val="5989B47D"/>
    <w:rsid w:val="598B5AE0"/>
    <w:rsid w:val="598E178D"/>
    <w:rsid w:val="5994A89D"/>
    <w:rsid w:val="5995015F"/>
    <w:rsid w:val="599553DB"/>
    <w:rsid w:val="59965A67"/>
    <w:rsid w:val="5998F3A2"/>
    <w:rsid w:val="599A4C67"/>
    <w:rsid w:val="599A79AE"/>
    <w:rsid w:val="59A0CCE0"/>
    <w:rsid w:val="59AEB648"/>
    <w:rsid w:val="59AECFF1"/>
    <w:rsid w:val="59C275FD"/>
    <w:rsid w:val="59C79461"/>
    <w:rsid w:val="59C7A9C3"/>
    <w:rsid w:val="59CAC187"/>
    <w:rsid w:val="59CE3182"/>
    <w:rsid w:val="59D4B606"/>
    <w:rsid w:val="59D7A0F8"/>
    <w:rsid w:val="59DFE9BE"/>
    <w:rsid w:val="59E142C5"/>
    <w:rsid w:val="59E35EFE"/>
    <w:rsid w:val="59E63DF3"/>
    <w:rsid w:val="59F6DB2F"/>
    <w:rsid w:val="59F87C4F"/>
    <w:rsid w:val="59FD2C0D"/>
    <w:rsid w:val="5A02C61E"/>
    <w:rsid w:val="5A1084F4"/>
    <w:rsid w:val="5A11D20A"/>
    <w:rsid w:val="5A1FBDDF"/>
    <w:rsid w:val="5A20F637"/>
    <w:rsid w:val="5A2C5555"/>
    <w:rsid w:val="5A2D9C83"/>
    <w:rsid w:val="5A2E5CC7"/>
    <w:rsid w:val="5A2F3474"/>
    <w:rsid w:val="5A2FB308"/>
    <w:rsid w:val="5A35AAD8"/>
    <w:rsid w:val="5A38FBCC"/>
    <w:rsid w:val="5A3B5779"/>
    <w:rsid w:val="5A3EC6B7"/>
    <w:rsid w:val="5A44CE43"/>
    <w:rsid w:val="5A480D56"/>
    <w:rsid w:val="5A4EB227"/>
    <w:rsid w:val="5A5161AC"/>
    <w:rsid w:val="5A53BBE5"/>
    <w:rsid w:val="5A5473D2"/>
    <w:rsid w:val="5A560FED"/>
    <w:rsid w:val="5A566929"/>
    <w:rsid w:val="5A5DE698"/>
    <w:rsid w:val="5A6183E2"/>
    <w:rsid w:val="5A61ED57"/>
    <w:rsid w:val="5A689262"/>
    <w:rsid w:val="5A6DFEF8"/>
    <w:rsid w:val="5A6EDEFF"/>
    <w:rsid w:val="5A7283B1"/>
    <w:rsid w:val="5A7C09CC"/>
    <w:rsid w:val="5A7EB45A"/>
    <w:rsid w:val="5A80A719"/>
    <w:rsid w:val="5A86A7C2"/>
    <w:rsid w:val="5A933F50"/>
    <w:rsid w:val="5A9A5F24"/>
    <w:rsid w:val="5AA2B1FF"/>
    <w:rsid w:val="5AA2F60C"/>
    <w:rsid w:val="5AA57C64"/>
    <w:rsid w:val="5AA76593"/>
    <w:rsid w:val="5AAECCD2"/>
    <w:rsid w:val="5AB7DDB0"/>
    <w:rsid w:val="5ABF3924"/>
    <w:rsid w:val="5AC178E1"/>
    <w:rsid w:val="5AC41E10"/>
    <w:rsid w:val="5AC4FBEF"/>
    <w:rsid w:val="5AC6BBB1"/>
    <w:rsid w:val="5AD584BB"/>
    <w:rsid w:val="5ADB90CB"/>
    <w:rsid w:val="5ADEC0EB"/>
    <w:rsid w:val="5AEECBF3"/>
    <w:rsid w:val="5AF1BC61"/>
    <w:rsid w:val="5AF55B17"/>
    <w:rsid w:val="5AF6C579"/>
    <w:rsid w:val="5AF7433E"/>
    <w:rsid w:val="5AF7E39C"/>
    <w:rsid w:val="5AFDC9B4"/>
    <w:rsid w:val="5B0C2D4C"/>
    <w:rsid w:val="5B15304B"/>
    <w:rsid w:val="5B1D0B8C"/>
    <w:rsid w:val="5B1E485D"/>
    <w:rsid w:val="5B1E54F2"/>
    <w:rsid w:val="5B26D0ED"/>
    <w:rsid w:val="5B27E6D1"/>
    <w:rsid w:val="5B307E7E"/>
    <w:rsid w:val="5B30A21C"/>
    <w:rsid w:val="5B38FC24"/>
    <w:rsid w:val="5B407167"/>
    <w:rsid w:val="5B4210CC"/>
    <w:rsid w:val="5B487FFB"/>
    <w:rsid w:val="5B4BA88D"/>
    <w:rsid w:val="5B4DC0D8"/>
    <w:rsid w:val="5B51DDDD"/>
    <w:rsid w:val="5B522F1D"/>
    <w:rsid w:val="5B52DEEF"/>
    <w:rsid w:val="5B58524E"/>
    <w:rsid w:val="5B624B64"/>
    <w:rsid w:val="5B66A981"/>
    <w:rsid w:val="5B689174"/>
    <w:rsid w:val="5B6CE965"/>
    <w:rsid w:val="5B6F7258"/>
    <w:rsid w:val="5B73F03A"/>
    <w:rsid w:val="5B78383D"/>
    <w:rsid w:val="5B78CD09"/>
    <w:rsid w:val="5B7970EC"/>
    <w:rsid w:val="5B7D0EC5"/>
    <w:rsid w:val="5B7ECF48"/>
    <w:rsid w:val="5B8547F8"/>
    <w:rsid w:val="5B89FAFD"/>
    <w:rsid w:val="5B8A347D"/>
    <w:rsid w:val="5B933457"/>
    <w:rsid w:val="5B96D126"/>
    <w:rsid w:val="5B9A2DB9"/>
    <w:rsid w:val="5B9AD02A"/>
    <w:rsid w:val="5BA7BAC5"/>
    <w:rsid w:val="5BACBFB0"/>
    <w:rsid w:val="5BAD6809"/>
    <w:rsid w:val="5BAEEB59"/>
    <w:rsid w:val="5BB14FFB"/>
    <w:rsid w:val="5BB46ED6"/>
    <w:rsid w:val="5BB8622C"/>
    <w:rsid w:val="5BB94AFE"/>
    <w:rsid w:val="5BBC0867"/>
    <w:rsid w:val="5BC2DF62"/>
    <w:rsid w:val="5BC354E9"/>
    <w:rsid w:val="5BCD24E4"/>
    <w:rsid w:val="5BCF3B04"/>
    <w:rsid w:val="5BCFABB5"/>
    <w:rsid w:val="5BD35206"/>
    <w:rsid w:val="5BD5414D"/>
    <w:rsid w:val="5BD74B6C"/>
    <w:rsid w:val="5BD79FCA"/>
    <w:rsid w:val="5BDC3BA4"/>
    <w:rsid w:val="5BDEFAAA"/>
    <w:rsid w:val="5BF2D124"/>
    <w:rsid w:val="5BF4142E"/>
    <w:rsid w:val="5BF4E3BA"/>
    <w:rsid w:val="5BF50103"/>
    <w:rsid w:val="5BF6B61E"/>
    <w:rsid w:val="5BF94EC2"/>
    <w:rsid w:val="5BFF0F3B"/>
    <w:rsid w:val="5C01EB68"/>
    <w:rsid w:val="5C05CDD4"/>
    <w:rsid w:val="5C06F1DB"/>
    <w:rsid w:val="5C0C5C22"/>
    <w:rsid w:val="5C2510AF"/>
    <w:rsid w:val="5C2ADD9C"/>
    <w:rsid w:val="5C3501D3"/>
    <w:rsid w:val="5C4367A4"/>
    <w:rsid w:val="5C43FB67"/>
    <w:rsid w:val="5C4E8540"/>
    <w:rsid w:val="5C4E9B4C"/>
    <w:rsid w:val="5C537DAB"/>
    <w:rsid w:val="5C6844C6"/>
    <w:rsid w:val="5C6DA81F"/>
    <w:rsid w:val="5C6FF165"/>
    <w:rsid w:val="5C7813D5"/>
    <w:rsid w:val="5C827FB0"/>
    <w:rsid w:val="5C845D48"/>
    <w:rsid w:val="5C87D757"/>
    <w:rsid w:val="5C88E043"/>
    <w:rsid w:val="5C944925"/>
    <w:rsid w:val="5C97C252"/>
    <w:rsid w:val="5CA69A67"/>
    <w:rsid w:val="5CAB71A1"/>
    <w:rsid w:val="5CB3AB14"/>
    <w:rsid w:val="5CB76506"/>
    <w:rsid w:val="5CBB2F2D"/>
    <w:rsid w:val="5CBCB0A9"/>
    <w:rsid w:val="5CC1711B"/>
    <w:rsid w:val="5CCA1B4A"/>
    <w:rsid w:val="5CD0FC77"/>
    <w:rsid w:val="5CD5041A"/>
    <w:rsid w:val="5CDB6D80"/>
    <w:rsid w:val="5CE9A7E5"/>
    <w:rsid w:val="5CEB7401"/>
    <w:rsid w:val="5CEF7F47"/>
    <w:rsid w:val="5CF0AC96"/>
    <w:rsid w:val="5CF205C5"/>
    <w:rsid w:val="5CF39B6B"/>
    <w:rsid w:val="5CF74730"/>
    <w:rsid w:val="5CFE6FBD"/>
    <w:rsid w:val="5CFE9372"/>
    <w:rsid w:val="5D042DD2"/>
    <w:rsid w:val="5D064EBF"/>
    <w:rsid w:val="5D08E212"/>
    <w:rsid w:val="5D0A1563"/>
    <w:rsid w:val="5D1106F3"/>
    <w:rsid w:val="5D1C6FAE"/>
    <w:rsid w:val="5D1DF934"/>
    <w:rsid w:val="5D1EB511"/>
    <w:rsid w:val="5D28AB89"/>
    <w:rsid w:val="5D2E7F5D"/>
    <w:rsid w:val="5D312D41"/>
    <w:rsid w:val="5D3E2F94"/>
    <w:rsid w:val="5D3ECF9C"/>
    <w:rsid w:val="5D4725E5"/>
    <w:rsid w:val="5D4CFEE0"/>
    <w:rsid w:val="5D52AEC3"/>
    <w:rsid w:val="5D53DB1F"/>
    <w:rsid w:val="5D56C16A"/>
    <w:rsid w:val="5D59068E"/>
    <w:rsid w:val="5D5B9272"/>
    <w:rsid w:val="5D5BEE5C"/>
    <w:rsid w:val="5D5FE328"/>
    <w:rsid w:val="5D6095B0"/>
    <w:rsid w:val="5D64D2E2"/>
    <w:rsid w:val="5D6553A7"/>
    <w:rsid w:val="5D7A8409"/>
    <w:rsid w:val="5D81645C"/>
    <w:rsid w:val="5D83276C"/>
    <w:rsid w:val="5D8A2EF4"/>
    <w:rsid w:val="5D8C901A"/>
    <w:rsid w:val="5D8EE254"/>
    <w:rsid w:val="5D92D1FD"/>
    <w:rsid w:val="5D982080"/>
    <w:rsid w:val="5D9ABCA1"/>
    <w:rsid w:val="5DA850E4"/>
    <w:rsid w:val="5DAA6F42"/>
    <w:rsid w:val="5DADCC29"/>
    <w:rsid w:val="5DB3D3DF"/>
    <w:rsid w:val="5DB7CEB1"/>
    <w:rsid w:val="5DBBF0A2"/>
    <w:rsid w:val="5DCD7523"/>
    <w:rsid w:val="5DD585D0"/>
    <w:rsid w:val="5DD59A7F"/>
    <w:rsid w:val="5DD7C1D0"/>
    <w:rsid w:val="5DD9C656"/>
    <w:rsid w:val="5DDA3CA1"/>
    <w:rsid w:val="5DE2D562"/>
    <w:rsid w:val="5DE34366"/>
    <w:rsid w:val="5DE45D02"/>
    <w:rsid w:val="5DF1A5FE"/>
    <w:rsid w:val="5DF32E98"/>
    <w:rsid w:val="5DF5EC7B"/>
    <w:rsid w:val="5DFB556D"/>
    <w:rsid w:val="5E04AA41"/>
    <w:rsid w:val="5E0627AE"/>
    <w:rsid w:val="5E0866F9"/>
    <w:rsid w:val="5E0EE70A"/>
    <w:rsid w:val="5E146E08"/>
    <w:rsid w:val="5E175E6C"/>
    <w:rsid w:val="5E1A63AF"/>
    <w:rsid w:val="5E1FB1C8"/>
    <w:rsid w:val="5E24432B"/>
    <w:rsid w:val="5E265B5D"/>
    <w:rsid w:val="5E2A90DE"/>
    <w:rsid w:val="5E2B2145"/>
    <w:rsid w:val="5E2C0637"/>
    <w:rsid w:val="5E2D66A6"/>
    <w:rsid w:val="5E307740"/>
    <w:rsid w:val="5E36477E"/>
    <w:rsid w:val="5E36AE9D"/>
    <w:rsid w:val="5E386754"/>
    <w:rsid w:val="5E416057"/>
    <w:rsid w:val="5E44CF69"/>
    <w:rsid w:val="5E467273"/>
    <w:rsid w:val="5E49D9C6"/>
    <w:rsid w:val="5E4A5CC5"/>
    <w:rsid w:val="5E4F7B9F"/>
    <w:rsid w:val="5E51FCD7"/>
    <w:rsid w:val="5E5502FA"/>
    <w:rsid w:val="5E5B4994"/>
    <w:rsid w:val="5E5F1929"/>
    <w:rsid w:val="5E61268E"/>
    <w:rsid w:val="5E65C364"/>
    <w:rsid w:val="5E6D7226"/>
    <w:rsid w:val="5E725878"/>
    <w:rsid w:val="5E73434D"/>
    <w:rsid w:val="5E766F02"/>
    <w:rsid w:val="5E785676"/>
    <w:rsid w:val="5E8DA49A"/>
    <w:rsid w:val="5E8EA1D3"/>
    <w:rsid w:val="5E992775"/>
    <w:rsid w:val="5E9CFF8A"/>
    <w:rsid w:val="5E9DA88E"/>
    <w:rsid w:val="5EA0A57C"/>
    <w:rsid w:val="5EA0BB8A"/>
    <w:rsid w:val="5EA0D43D"/>
    <w:rsid w:val="5EA45E0D"/>
    <w:rsid w:val="5EA9774B"/>
    <w:rsid w:val="5EB1185F"/>
    <w:rsid w:val="5EB86F57"/>
    <w:rsid w:val="5EBB4BCC"/>
    <w:rsid w:val="5EC3BC5E"/>
    <w:rsid w:val="5EC4B5D7"/>
    <w:rsid w:val="5EC62482"/>
    <w:rsid w:val="5ECCA7A8"/>
    <w:rsid w:val="5ECD14E9"/>
    <w:rsid w:val="5ED6CF9A"/>
    <w:rsid w:val="5ED9DDAB"/>
    <w:rsid w:val="5EE237DB"/>
    <w:rsid w:val="5EE7DB2D"/>
    <w:rsid w:val="5EE845AB"/>
    <w:rsid w:val="5EF1722A"/>
    <w:rsid w:val="5EF4A374"/>
    <w:rsid w:val="5EF4A690"/>
    <w:rsid w:val="5EF76BD3"/>
    <w:rsid w:val="5EF94F0A"/>
    <w:rsid w:val="5EFEC670"/>
    <w:rsid w:val="5F066EEF"/>
    <w:rsid w:val="5F07A145"/>
    <w:rsid w:val="5F0DE6FE"/>
    <w:rsid w:val="5F181999"/>
    <w:rsid w:val="5F19408E"/>
    <w:rsid w:val="5F196313"/>
    <w:rsid w:val="5F20B7BE"/>
    <w:rsid w:val="5F226F1C"/>
    <w:rsid w:val="5F25AA0B"/>
    <w:rsid w:val="5F280E3A"/>
    <w:rsid w:val="5F392106"/>
    <w:rsid w:val="5F3AA030"/>
    <w:rsid w:val="5F4BAF72"/>
    <w:rsid w:val="5F51828C"/>
    <w:rsid w:val="5F55F4C0"/>
    <w:rsid w:val="5F597CCA"/>
    <w:rsid w:val="5F5E69A1"/>
    <w:rsid w:val="5F6FD327"/>
    <w:rsid w:val="5F763937"/>
    <w:rsid w:val="5F7726F9"/>
    <w:rsid w:val="5F7AFEFB"/>
    <w:rsid w:val="5F81803B"/>
    <w:rsid w:val="5F878986"/>
    <w:rsid w:val="5F8BF97E"/>
    <w:rsid w:val="5F8CCAA5"/>
    <w:rsid w:val="5F9179CA"/>
    <w:rsid w:val="5F97DBF9"/>
    <w:rsid w:val="5F9CD38B"/>
    <w:rsid w:val="5FA46E3E"/>
    <w:rsid w:val="5FA77BDE"/>
    <w:rsid w:val="5FAA9990"/>
    <w:rsid w:val="5FAC6314"/>
    <w:rsid w:val="5FB1EB27"/>
    <w:rsid w:val="5FB33DF7"/>
    <w:rsid w:val="5FB90820"/>
    <w:rsid w:val="5FBAC43E"/>
    <w:rsid w:val="5FC1B86E"/>
    <w:rsid w:val="5FC25116"/>
    <w:rsid w:val="5FC428B3"/>
    <w:rsid w:val="5FC511EC"/>
    <w:rsid w:val="5FCE5F61"/>
    <w:rsid w:val="5FD11A19"/>
    <w:rsid w:val="5FD20FD5"/>
    <w:rsid w:val="5FD3BB3C"/>
    <w:rsid w:val="5FDA23CF"/>
    <w:rsid w:val="5FE5C904"/>
    <w:rsid w:val="5FE8B9C8"/>
    <w:rsid w:val="5FEF91DF"/>
    <w:rsid w:val="5FEF9504"/>
    <w:rsid w:val="5FF32F80"/>
    <w:rsid w:val="5FF3EA45"/>
    <w:rsid w:val="6008952A"/>
    <w:rsid w:val="6009CE83"/>
    <w:rsid w:val="601A989E"/>
    <w:rsid w:val="603290E1"/>
    <w:rsid w:val="6035BB3D"/>
    <w:rsid w:val="6037A29D"/>
    <w:rsid w:val="603EE256"/>
    <w:rsid w:val="603FC501"/>
    <w:rsid w:val="604F5887"/>
    <w:rsid w:val="605009E2"/>
    <w:rsid w:val="60507ADB"/>
    <w:rsid w:val="60512D5C"/>
    <w:rsid w:val="60592A02"/>
    <w:rsid w:val="605A3D8B"/>
    <w:rsid w:val="60610AF9"/>
    <w:rsid w:val="60646453"/>
    <w:rsid w:val="6065692B"/>
    <w:rsid w:val="6066E613"/>
    <w:rsid w:val="6067F202"/>
    <w:rsid w:val="606E9BB6"/>
    <w:rsid w:val="607D1DC8"/>
    <w:rsid w:val="607EC32D"/>
    <w:rsid w:val="6081B281"/>
    <w:rsid w:val="608A2408"/>
    <w:rsid w:val="608CE472"/>
    <w:rsid w:val="608E5CB0"/>
    <w:rsid w:val="6090C025"/>
    <w:rsid w:val="6097730D"/>
    <w:rsid w:val="609EE56F"/>
    <w:rsid w:val="60A1884E"/>
    <w:rsid w:val="60A89EDD"/>
    <w:rsid w:val="60A9F688"/>
    <w:rsid w:val="60ABB194"/>
    <w:rsid w:val="60B40071"/>
    <w:rsid w:val="60B48944"/>
    <w:rsid w:val="60B8822F"/>
    <w:rsid w:val="60CF9A0F"/>
    <w:rsid w:val="60CFC251"/>
    <w:rsid w:val="60D179A3"/>
    <w:rsid w:val="60D85E96"/>
    <w:rsid w:val="60D86C25"/>
    <w:rsid w:val="60DDC3BA"/>
    <w:rsid w:val="60E693FA"/>
    <w:rsid w:val="60E7ADF5"/>
    <w:rsid w:val="60E9C13D"/>
    <w:rsid w:val="60E9C494"/>
    <w:rsid w:val="60ECBA09"/>
    <w:rsid w:val="60EE3AEB"/>
    <w:rsid w:val="60F6C97A"/>
    <w:rsid w:val="60FB4D8A"/>
    <w:rsid w:val="60FBFFEF"/>
    <w:rsid w:val="61084A69"/>
    <w:rsid w:val="610A74D9"/>
    <w:rsid w:val="6110807C"/>
    <w:rsid w:val="61208D01"/>
    <w:rsid w:val="61212428"/>
    <w:rsid w:val="612C8A7A"/>
    <w:rsid w:val="612CE508"/>
    <w:rsid w:val="61379DA9"/>
    <w:rsid w:val="61396951"/>
    <w:rsid w:val="613F10EB"/>
    <w:rsid w:val="6144A849"/>
    <w:rsid w:val="614BB692"/>
    <w:rsid w:val="614CBF89"/>
    <w:rsid w:val="614E5A8B"/>
    <w:rsid w:val="615A6039"/>
    <w:rsid w:val="615C7CB5"/>
    <w:rsid w:val="616048B9"/>
    <w:rsid w:val="6166B2EB"/>
    <w:rsid w:val="616930FE"/>
    <w:rsid w:val="616E065F"/>
    <w:rsid w:val="6178765E"/>
    <w:rsid w:val="61788A1B"/>
    <w:rsid w:val="6184FF09"/>
    <w:rsid w:val="618B4400"/>
    <w:rsid w:val="619A0D99"/>
    <w:rsid w:val="619F8239"/>
    <w:rsid w:val="61A5A803"/>
    <w:rsid w:val="61A98AB4"/>
    <w:rsid w:val="61AF71F5"/>
    <w:rsid w:val="61B00633"/>
    <w:rsid w:val="61B27830"/>
    <w:rsid w:val="61B5F7CF"/>
    <w:rsid w:val="61BACCC1"/>
    <w:rsid w:val="61BBD675"/>
    <w:rsid w:val="61C59BA3"/>
    <w:rsid w:val="61D57F81"/>
    <w:rsid w:val="61D6CF8B"/>
    <w:rsid w:val="61D74C88"/>
    <w:rsid w:val="61D9BB76"/>
    <w:rsid w:val="61E92A1E"/>
    <w:rsid w:val="61EA4374"/>
    <w:rsid w:val="61EEBEF4"/>
    <w:rsid w:val="61F02AE7"/>
    <w:rsid w:val="61F2046E"/>
    <w:rsid w:val="61F335F3"/>
    <w:rsid w:val="61F3B75E"/>
    <w:rsid w:val="61FB3E6F"/>
    <w:rsid w:val="61FB4F67"/>
    <w:rsid w:val="61FBC614"/>
    <w:rsid w:val="62032E31"/>
    <w:rsid w:val="620AB754"/>
    <w:rsid w:val="621EC7E2"/>
    <w:rsid w:val="622D89C9"/>
    <w:rsid w:val="622E7F87"/>
    <w:rsid w:val="6237F194"/>
    <w:rsid w:val="623D5DFE"/>
    <w:rsid w:val="623DC6F9"/>
    <w:rsid w:val="6241D5CA"/>
    <w:rsid w:val="624F6E14"/>
    <w:rsid w:val="625146F4"/>
    <w:rsid w:val="625189E3"/>
    <w:rsid w:val="6254912D"/>
    <w:rsid w:val="6256580C"/>
    <w:rsid w:val="6258B677"/>
    <w:rsid w:val="625E4A3E"/>
    <w:rsid w:val="626570A9"/>
    <w:rsid w:val="62707E3A"/>
    <w:rsid w:val="62707F80"/>
    <w:rsid w:val="6270C38C"/>
    <w:rsid w:val="627A8E02"/>
    <w:rsid w:val="627CD428"/>
    <w:rsid w:val="6282E8C6"/>
    <w:rsid w:val="62877CCA"/>
    <w:rsid w:val="628989DE"/>
    <w:rsid w:val="6290D708"/>
    <w:rsid w:val="6296DA7A"/>
    <w:rsid w:val="629CB311"/>
    <w:rsid w:val="62B36CAB"/>
    <w:rsid w:val="62C13934"/>
    <w:rsid w:val="62C198DC"/>
    <w:rsid w:val="62C281F9"/>
    <w:rsid w:val="62C50FD7"/>
    <w:rsid w:val="62CA1F3D"/>
    <w:rsid w:val="62D17820"/>
    <w:rsid w:val="62D379E8"/>
    <w:rsid w:val="62DAA7EE"/>
    <w:rsid w:val="62DAFCE1"/>
    <w:rsid w:val="62E13BEE"/>
    <w:rsid w:val="62E49CD5"/>
    <w:rsid w:val="62E5F7D4"/>
    <w:rsid w:val="62EDDB15"/>
    <w:rsid w:val="62F235C3"/>
    <w:rsid w:val="62FB8105"/>
    <w:rsid w:val="62FC5403"/>
    <w:rsid w:val="630165A9"/>
    <w:rsid w:val="63020FE5"/>
    <w:rsid w:val="630619D9"/>
    <w:rsid w:val="6312B708"/>
    <w:rsid w:val="6313FF82"/>
    <w:rsid w:val="6314CE18"/>
    <w:rsid w:val="63170B93"/>
    <w:rsid w:val="6317BDE1"/>
    <w:rsid w:val="631A3264"/>
    <w:rsid w:val="6325075F"/>
    <w:rsid w:val="633558C3"/>
    <w:rsid w:val="633C3FC5"/>
    <w:rsid w:val="633D836F"/>
    <w:rsid w:val="633DCB42"/>
    <w:rsid w:val="6345C931"/>
    <w:rsid w:val="634B9076"/>
    <w:rsid w:val="63574A5B"/>
    <w:rsid w:val="6358852A"/>
    <w:rsid w:val="635C4739"/>
    <w:rsid w:val="63627318"/>
    <w:rsid w:val="6367FF36"/>
    <w:rsid w:val="636927BA"/>
    <w:rsid w:val="63697B6D"/>
    <w:rsid w:val="636F3285"/>
    <w:rsid w:val="6372C5A3"/>
    <w:rsid w:val="63746FD8"/>
    <w:rsid w:val="6375D7A0"/>
    <w:rsid w:val="63763F9C"/>
    <w:rsid w:val="638004E5"/>
    <w:rsid w:val="6387114C"/>
    <w:rsid w:val="63895BD6"/>
    <w:rsid w:val="638A1885"/>
    <w:rsid w:val="638DD9F8"/>
    <w:rsid w:val="63919DEC"/>
    <w:rsid w:val="6399FC20"/>
    <w:rsid w:val="63A5F1DF"/>
    <w:rsid w:val="63B3F4B2"/>
    <w:rsid w:val="63B6C9A7"/>
    <w:rsid w:val="63BF6AB0"/>
    <w:rsid w:val="63BFDDAC"/>
    <w:rsid w:val="63C6D9A7"/>
    <w:rsid w:val="63CCC6A2"/>
    <w:rsid w:val="63D1277A"/>
    <w:rsid w:val="63D71214"/>
    <w:rsid w:val="63E1C204"/>
    <w:rsid w:val="63E223B3"/>
    <w:rsid w:val="63F399CF"/>
    <w:rsid w:val="63F4EAF3"/>
    <w:rsid w:val="63F51416"/>
    <w:rsid w:val="63F5B9EC"/>
    <w:rsid w:val="63F9012A"/>
    <w:rsid w:val="63F93172"/>
    <w:rsid w:val="63FAFF9B"/>
    <w:rsid w:val="63FC727B"/>
    <w:rsid w:val="63FEEDC5"/>
    <w:rsid w:val="64009B2C"/>
    <w:rsid w:val="6401D109"/>
    <w:rsid w:val="640BA360"/>
    <w:rsid w:val="640DF9DC"/>
    <w:rsid w:val="640F4121"/>
    <w:rsid w:val="64107CB1"/>
    <w:rsid w:val="6414FBF3"/>
    <w:rsid w:val="6416E1FD"/>
    <w:rsid w:val="6417412A"/>
    <w:rsid w:val="64188A14"/>
    <w:rsid w:val="641AAF44"/>
    <w:rsid w:val="641D0FA2"/>
    <w:rsid w:val="641F4104"/>
    <w:rsid w:val="6420CC9A"/>
    <w:rsid w:val="6438BE0A"/>
    <w:rsid w:val="64468279"/>
    <w:rsid w:val="644919BD"/>
    <w:rsid w:val="64592E50"/>
    <w:rsid w:val="645A49F0"/>
    <w:rsid w:val="645B439D"/>
    <w:rsid w:val="645BE869"/>
    <w:rsid w:val="645C0328"/>
    <w:rsid w:val="646416B2"/>
    <w:rsid w:val="64644FA8"/>
    <w:rsid w:val="6465B3B4"/>
    <w:rsid w:val="646F4381"/>
    <w:rsid w:val="6470AF98"/>
    <w:rsid w:val="647A9FB3"/>
    <w:rsid w:val="64806AB8"/>
    <w:rsid w:val="6481CD7A"/>
    <w:rsid w:val="648D000E"/>
    <w:rsid w:val="6492239E"/>
    <w:rsid w:val="64A9B103"/>
    <w:rsid w:val="64AC1DDC"/>
    <w:rsid w:val="64AC4875"/>
    <w:rsid w:val="64AD5AB7"/>
    <w:rsid w:val="64B203BE"/>
    <w:rsid w:val="64B47B1C"/>
    <w:rsid w:val="64B4B9CF"/>
    <w:rsid w:val="64B6AE81"/>
    <w:rsid w:val="64B8A313"/>
    <w:rsid w:val="64BC3777"/>
    <w:rsid w:val="64BFE086"/>
    <w:rsid w:val="64D3DA47"/>
    <w:rsid w:val="64D47783"/>
    <w:rsid w:val="64E293F8"/>
    <w:rsid w:val="64E49DAC"/>
    <w:rsid w:val="64E98F2C"/>
    <w:rsid w:val="64EAD53D"/>
    <w:rsid w:val="64EE52FA"/>
    <w:rsid w:val="64EFE9AF"/>
    <w:rsid w:val="65160F2E"/>
    <w:rsid w:val="651C842D"/>
    <w:rsid w:val="6524351B"/>
    <w:rsid w:val="6526134B"/>
    <w:rsid w:val="6529B1DB"/>
    <w:rsid w:val="652DB737"/>
    <w:rsid w:val="654380CA"/>
    <w:rsid w:val="6548F636"/>
    <w:rsid w:val="65499E6F"/>
    <w:rsid w:val="654AB896"/>
    <w:rsid w:val="655D394A"/>
    <w:rsid w:val="655DAA32"/>
    <w:rsid w:val="6566F605"/>
    <w:rsid w:val="656A2E1C"/>
    <w:rsid w:val="65707CD1"/>
    <w:rsid w:val="657535A2"/>
    <w:rsid w:val="6576FC6F"/>
    <w:rsid w:val="65780452"/>
    <w:rsid w:val="6578F2C3"/>
    <w:rsid w:val="657A3A31"/>
    <w:rsid w:val="658D15FA"/>
    <w:rsid w:val="658EB8AD"/>
    <w:rsid w:val="6593C9FD"/>
    <w:rsid w:val="65945294"/>
    <w:rsid w:val="65954163"/>
    <w:rsid w:val="65974BFB"/>
    <w:rsid w:val="6597A5A6"/>
    <w:rsid w:val="65996573"/>
    <w:rsid w:val="659A0A28"/>
    <w:rsid w:val="659B8942"/>
    <w:rsid w:val="659C362E"/>
    <w:rsid w:val="65A00798"/>
    <w:rsid w:val="65A0B4BA"/>
    <w:rsid w:val="65A17D7C"/>
    <w:rsid w:val="65AC609C"/>
    <w:rsid w:val="65AE54D7"/>
    <w:rsid w:val="65B0ADB4"/>
    <w:rsid w:val="65B8BE3C"/>
    <w:rsid w:val="65C1F448"/>
    <w:rsid w:val="65C2BC5F"/>
    <w:rsid w:val="65C40E10"/>
    <w:rsid w:val="65C46C79"/>
    <w:rsid w:val="65C637FD"/>
    <w:rsid w:val="65D5B020"/>
    <w:rsid w:val="65DC4540"/>
    <w:rsid w:val="65E22B58"/>
    <w:rsid w:val="65E38846"/>
    <w:rsid w:val="65E4CAE6"/>
    <w:rsid w:val="65EF57F9"/>
    <w:rsid w:val="65FE7C97"/>
    <w:rsid w:val="66004999"/>
    <w:rsid w:val="6606AEC3"/>
    <w:rsid w:val="66150C64"/>
    <w:rsid w:val="661C345B"/>
    <w:rsid w:val="661FE711"/>
    <w:rsid w:val="66208DE3"/>
    <w:rsid w:val="66251F28"/>
    <w:rsid w:val="662722BE"/>
    <w:rsid w:val="66294E2E"/>
    <w:rsid w:val="66331958"/>
    <w:rsid w:val="663897A6"/>
    <w:rsid w:val="665C60F3"/>
    <w:rsid w:val="665D5787"/>
    <w:rsid w:val="6660D0CC"/>
    <w:rsid w:val="66628D5A"/>
    <w:rsid w:val="666735F9"/>
    <w:rsid w:val="666952F5"/>
    <w:rsid w:val="666AEFC0"/>
    <w:rsid w:val="666CCC7C"/>
    <w:rsid w:val="6675D5F0"/>
    <w:rsid w:val="66774C73"/>
    <w:rsid w:val="667815B1"/>
    <w:rsid w:val="6678F703"/>
    <w:rsid w:val="6679C480"/>
    <w:rsid w:val="6681CED7"/>
    <w:rsid w:val="66861F81"/>
    <w:rsid w:val="66887F36"/>
    <w:rsid w:val="668955F7"/>
    <w:rsid w:val="668B4B67"/>
    <w:rsid w:val="6692FEAA"/>
    <w:rsid w:val="66942025"/>
    <w:rsid w:val="669859B6"/>
    <w:rsid w:val="669B3637"/>
    <w:rsid w:val="66A2AA68"/>
    <w:rsid w:val="66A52D58"/>
    <w:rsid w:val="66A5343D"/>
    <w:rsid w:val="66A76460"/>
    <w:rsid w:val="66B26A1D"/>
    <w:rsid w:val="66B33E28"/>
    <w:rsid w:val="66B452BC"/>
    <w:rsid w:val="66C44178"/>
    <w:rsid w:val="66C4F8B7"/>
    <w:rsid w:val="66CED3E8"/>
    <w:rsid w:val="66CF368E"/>
    <w:rsid w:val="66D0941E"/>
    <w:rsid w:val="66D15026"/>
    <w:rsid w:val="66D5A0D1"/>
    <w:rsid w:val="66DC3B77"/>
    <w:rsid w:val="66E499B8"/>
    <w:rsid w:val="66E630E4"/>
    <w:rsid w:val="66F9088D"/>
    <w:rsid w:val="66F9F8DB"/>
    <w:rsid w:val="66FF21B9"/>
    <w:rsid w:val="67029983"/>
    <w:rsid w:val="67067D88"/>
    <w:rsid w:val="670935E0"/>
    <w:rsid w:val="670A9669"/>
    <w:rsid w:val="670C67F6"/>
    <w:rsid w:val="6715AF31"/>
    <w:rsid w:val="6716CF4D"/>
    <w:rsid w:val="671B7103"/>
    <w:rsid w:val="67213DDE"/>
    <w:rsid w:val="672A4940"/>
    <w:rsid w:val="672F5DC0"/>
    <w:rsid w:val="673B5B7D"/>
    <w:rsid w:val="673C42CD"/>
    <w:rsid w:val="673D752C"/>
    <w:rsid w:val="6748423C"/>
    <w:rsid w:val="674AAE5B"/>
    <w:rsid w:val="674CE3E4"/>
    <w:rsid w:val="675037A1"/>
    <w:rsid w:val="67552160"/>
    <w:rsid w:val="67563EF7"/>
    <w:rsid w:val="675C4114"/>
    <w:rsid w:val="6760ABCA"/>
    <w:rsid w:val="6770257A"/>
    <w:rsid w:val="6770DD09"/>
    <w:rsid w:val="677A88E2"/>
    <w:rsid w:val="6781843E"/>
    <w:rsid w:val="6783566C"/>
    <w:rsid w:val="67841461"/>
    <w:rsid w:val="67887725"/>
    <w:rsid w:val="6793A4E5"/>
    <w:rsid w:val="67A0C7A3"/>
    <w:rsid w:val="67A96CCE"/>
    <w:rsid w:val="67AB102F"/>
    <w:rsid w:val="67B354EA"/>
    <w:rsid w:val="67B4E853"/>
    <w:rsid w:val="67B6C758"/>
    <w:rsid w:val="67B72F32"/>
    <w:rsid w:val="67B8452C"/>
    <w:rsid w:val="67BF4D63"/>
    <w:rsid w:val="67BF8DFB"/>
    <w:rsid w:val="67C70A3E"/>
    <w:rsid w:val="67C7878E"/>
    <w:rsid w:val="67C9C46F"/>
    <w:rsid w:val="67D35416"/>
    <w:rsid w:val="67D5BDE8"/>
    <w:rsid w:val="67D85A19"/>
    <w:rsid w:val="67D9D9D2"/>
    <w:rsid w:val="67F77696"/>
    <w:rsid w:val="67F8E13C"/>
    <w:rsid w:val="67FA53E7"/>
    <w:rsid w:val="67FF8475"/>
    <w:rsid w:val="680542AD"/>
    <w:rsid w:val="68081646"/>
    <w:rsid w:val="680FE6BC"/>
    <w:rsid w:val="6812F48C"/>
    <w:rsid w:val="681394B9"/>
    <w:rsid w:val="6817A594"/>
    <w:rsid w:val="681A21F3"/>
    <w:rsid w:val="681FE34E"/>
    <w:rsid w:val="682ABAD2"/>
    <w:rsid w:val="682F9C21"/>
    <w:rsid w:val="68347468"/>
    <w:rsid w:val="683E99C7"/>
    <w:rsid w:val="68528AAE"/>
    <w:rsid w:val="685610AB"/>
    <w:rsid w:val="685B321F"/>
    <w:rsid w:val="68662D29"/>
    <w:rsid w:val="686CCE87"/>
    <w:rsid w:val="687019C3"/>
    <w:rsid w:val="687F68A2"/>
    <w:rsid w:val="6881DDBD"/>
    <w:rsid w:val="6882E5FF"/>
    <w:rsid w:val="688E0560"/>
    <w:rsid w:val="68954C6B"/>
    <w:rsid w:val="689675DE"/>
    <w:rsid w:val="68987674"/>
    <w:rsid w:val="689A52DB"/>
    <w:rsid w:val="689E66FE"/>
    <w:rsid w:val="68A0EA30"/>
    <w:rsid w:val="68A3B569"/>
    <w:rsid w:val="68A44014"/>
    <w:rsid w:val="68A53DCC"/>
    <w:rsid w:val="68A97FFC"/>
    <w:rsid w:val="68AB615D"/>
    <w:rsid w:val="68B123ED"/>
    <w:rsid w:val="68B34F17"/>
    <w:rsid w:val="68B68D92"/>
    <w:rsid w:val="68BD0EA8"/>
    <w:rsid w:val="68BEFDE0"/>
    <w:rsid w:val="68C69DE1"/>
    <w:rsid w:val="68C83AD6"/>
    <w:rsid w:val="68D46120"/>
    <w:rsid w:val="68D4B262"/>
    <w:rsid w:val="68D8857E"/>
    <w:rsid w:val="68E6ED83"/>
    <w:rsid w:val="68E896BF"/>
    <w:rsid w:val="68EB787B"/>
    <w:rsid w:val="68EC0F8D"/>
    <w:rsid w:val="68EC7BD4"/>
    <w:rsid w:val="68EC9DD3"/>
    <w:rsid w:val="68FCF9D9"/>
    <w:rsid w:val="68FF506C"/>
    <w:rsid w:val="6902DCB9"/>
    <w:rsid w:val="690BEA5E"/>
    <w:rsid w:val="691CC554"/>
    <w:rsid w:val="69357767"/>
    <w:rsid w:val="6938A512"/>
    <w:rsid w:val="6946B965"/>
    <w:rsid w:val="69486068"/>
    <w:rsid w:val="694BD9D2"/>
    <w:rsid w:val="69508DE7"/>
    <w:rsid w:val="695165E3"/>
    <w:rsid w:val="6956143B"/>
    <w:rsid w:val="695A3A6A"/>
    <w:rsid w:val="695B6CD7"/>
    <w:rsid w:val="696D66D4"/>
    <w:rsid w:val="69861E3A"/>
    <w:rsid w:val="69864580"/>
    <w:rsid w:val="698D78C4"/>
    <w:rsid w:val="69928DD9"/>
    <w:rsid w:val="699508D1"/>
    <w:rsid w:val="69A42D02"/>
    <w:rsid w:val="69A79619"/>
    <w:rsid w:val="69AC2707"/>
    <w:rsid w:val="69AF2834"/>
    <w:rsid w:val="69B136BA"/>
    <w:rsid w:val="69B40E5F"/>
    <w:rsid w:val="69DC0042"/>
    <w:rsid w:val="69E6BF8A"/>
    <w:rsid w:val="69EB2F8F"/>
    <w:rsid w:val="69ECEA8C"/>
    <w:rsid w:val="69EE9D0A"/>
    <w:rsid w:val="69F25460"/>
    <w:rsid w:val="69F7479C"/>
    <w:rsid w:val="69F8AAB1"/>
    <w:rsid w:val="69FE8D69"/>
    <w:rsid w:val="6A0079C7"/>
    <w:rsid w:val="6A028EEB"/>
    <w:rsid w:val="6A033FB0"/>
    <w:rsid w:val="6A092347"/>
    <w:rsid w:val="6A0DC88C"/>
    <w:rsid w:val="6A104C08"/>
    <w:rsid w:val="6A1200B9"/>
    <w:rsid w:val="6A169991"/>
    <w:rsid w:val="6A2118DE"/>
    <w:rsid w:val="6A2263DB"/>
    <w:rsid w:val="6A2B0A59"/>
    <w:rsid w:val="6A2BAA25"/>
    <w:rsid w:val="6A2CD96D"/>
    <w:rsid w:val="6A2EFA3F"/>
    <w:rsid w:val="6A30E40D"/>
    <w:rsid w:val="6A35AFFC"/>
    <w:rsid w:val="6A35EB2E"/>
    <w:rsid w:val="6A3957F1"/>
    <w:rsid w:val="6A3E52D2"/>
    <w:rsid w:val="6A5360FB"/>
    <w:rsid w:val="6A556681"/>
    <w:rsid w:val="6A5B96B4"/>
    <w:rsid w:val="6A6258AA"/>
    <w:rsid w:val="6A676A64"/>
    <w:rsid w:val="6A6B03ED"/>
    <w:rsid w:val="6A70E733"/>
    <w:rsid w:val="6A77300A"/>
    <w:rsid w:val="6A7F3785"/>
    <w:rsid w:val="6A7F9CF4"/>
    <w:rsid w:val="6A81BBD1"/>
    <w:rsid w:val="6A844E5E"/>
    <w:rsid w:val="6A858437"/>
    <w:rsid w:val="6A879E7C"/>
    <w:rsid w:val="6A88FE19"/>
    <w:rsid w:val="6A8A4D53"/>
    <w:rsid w:val="6A8F6790"/>
    <w:rsid w:val="6A97E9CD"/>
    <w:rsid w:val="6A983A88"/>
    <w:rsid w:val="6A9A0116"/>
    <w:rsid w:val="6A9B0031"/>
    <w:rsid w:val="6AA36454"/>
    <w:rsid w:val="6AAAFFD2"/>
    <w:rsid w:val="6AABB00E"/>
    <w:rsid w:val="6AAD6E44"/>
    <w:rsid w:val="6AAF014A"/>
    <w:rsid w:val="6ABD90FE"/>
    <w:rsid w:val="6AC08C5F"/>
    <w:rsid w:val="6AD93341"/>
    <w:rsid w:val="6ADD9365"/>
    <w:rsid w:val="6AE03C14"/>
    <w:rsid w:val="6AE074F2"/>
    <w:rsid w:val="6AE243FC"/>
    <w:rsid w:val="6AE33285"/>
    <w:rsid w:val="6AE69747"/>
    <w:rsid w:val="6AE69B05"/>
    <w:rsid w:val="6AE9C341"/>
    <w:rsid w:val="6AEDA19C"/>
    <w:rsid w:val="6AEEAFA2"/>
    <w:rsid w:val="6AF7F77B"/>
    <w:rsid w:val="6AF84725"/>
    <w:rsid w:val="6AF8B41D"/>
    <w:rsid w:val="6AFD5901"/>
    <w:rsid w:val="6AFFB6BD"/>
    <w:rsid w:val="6B017456"/>
    <w:rsid w:val="6B06AFA3"/>
    <w:rsid w:val="6B11BC5D"/>
    <w:rsid w:val="6B128B0D"/>
    <w:rsid w:val="6B163402"/>
    <w:rsid w:val="6B22DB2A"/>
    <w:rsid w:val="6B243151"/>
    <w:rsid w:val="6B2438B8"/>
    <w:rsid w:val="6B267275"/>
    <w:rsid w:val="6B2B92B7"/>
    <w:rsid w:val="6B328536"/>
    <w:rsid w:val="6B40021A"/>
    <w:rsid w:val="6B4C749E"/>
    <w:rsid w:val="6B4CE1AE"/>
    <w:rsid w:val="6B51D6E0"/>
    <w:rsid w:val="6B624B09"/>
    <w:rsid w:val="6B63F4D9"/>
    <w:rsid w:val="6B68FE6E"/>
    <w:rsid w:val="6B6A6962"/>
    <w:rsid w:val="6B6B1F20"/>
    <w:rsid w:val="6B6B9D24"/>
    <w:rsid w:val="6B7AD379"/>
    <w:rsid w:val="6B7F0D12"/>
    <w:rsid w:val="6B88497E"/>
    <w:rsid w:val="6B8E758D"/>
    <w:rsid w:val="6B91A3C3"/>
    <w:rsid w:val="6B969367"/>
    <w:rsid w:val="6B96EB34"/>
    <w:rsid w:val="6BA8E498"/>
    <w:rsid w:val="6BB87A5F"/>
    <w:rsid w:val="6BBBE252"/>
    <w:rsid w:val="6BBD99BB"/>
    <w:rsid w:val="6BC7E092"/>
    <w:rsid w:val="6BCC427B"/>
    <w:rsid w:val="6BCDFC80"/>
    <w:rsid w:val="6BCE26C4"/>
    <w:rsid w:val="6BCFCB92"/>
    <w:rsid w:val="6BD0CBEE"/>
    <w:rsid w:val="6BD120E3"/>
    <w:rsid w:val="6BD59EA7"/>
    <w:rsid w:val="6BD823CD"/>
    <w:rsid w:val="6BDD2315"/>
    <w:rsid w:val="6BDFEF24"/>
    <w:rsid w:val="6BE0E6E5"/>
    <w:rsid w:val="6BE2E503"/>
    <w:rsid w:val="6BE57D05"/>
    <w:rsid w:val="6BE5B90F"/>
    <w:rsid w:val="6BE748EC"/>
    <w:rsid w:val="6BE83B7D"/>
    <w:rsid w:val="6BE9F337"/>
    <w:rsid w:val="6BF6B5B5"/>
    <w:rsid w:val="6BF6E861"/>
    <w:rsid w:val="6C015926"/>
    <w:rsid w:val="6C042649"/>
    <w:rsid w:val="6C055316"/>
    <w:rsid w:val="6C05AE31"/>
    <w:rsid w:val="6C0748AE"/>
    <w:rsid w:val="6C137E32"/>
    <w:rsid w:val="6C1461A9"/>
    <w:rsid w:val="6C1756BF"/>
    <w:rsid w:val="6C18E5A6"/>
    <w:rsid w:val="6C192276"/>
    <w:rsid w:val="6C194BA2"/>
    <w:rsid w:val="6C1A692E"/>
    <w:rsid w:val="6C1B1D1F"/>
    <w:rsid w:val="6C1D6F53"/>
    <w:rsid w:val="6C22D3E5"/>
    <w:rsid w:val="6C238906"/>
    <w:rsid w:val="6C2C13AA"/>
    <w:rsid w:val="6C2E9C38"/>
    <w:rsid w:val="6C2FE9AE"/>
    <w:rsid w:val="6C35EA88"/>
    <w:rsid w:val="6C365BE1"/>
    <w:rsid w:val="6C380390"/>
    <w:rsid w:val="6C39D8F7"/>
    <w:rsid w:val="6C3CDF6D"/>
    <w:rsid w:val="6C40CFEE"/>
    <w:rsid w:val="6C415A41"/>
    <w:rsid w:val="6C476548"/>
    <w:rsid w:val="6C4FD6FB"/>
    <w:rsid w:val="6C51A930"/>
    <w:rsid w:val="6C557895"/>
    <w:rsid w:val="6C583A3E"/>
    <w:rsid w:val="6C5ACD9D"/>
    <w:rsid w:val="6C5B57F2"/>
    <w:rsid w:val="6C65F5DA"/>
    <w:rsid w:val="6C68FB0D"/>
    <w:rsid w:val="6C6C9DBC"/>
    <w:rsid w:val="6C6E8AC6"/>
    <w:rsid w:val="6C6FA785"/>
    <w:rsid w:val="6C776A6E"/>
    <w:rsid w:val="6C79EC23"/>
    <w:rsid w:val="6C85D496"/>
    <w:rsid w:val="6C89F731"/>
    <w:rsid w:val="6C8A5668"/>
    <w:rsid w:val="6C8CCEBC"/>
    <w:rsid w:val="6C8F2BE1"/>
    <w:rsid w:val="6C915076"/>
    <w:rsid w:val="6C93883E"/>
    <w:rsid w:val="6C977090"/>
    <w:rsid w:val="6C9976FA"/>
    <w:rsid w:val="6C9C7E93"/>
    <w:rsid w:val="6C9CFCCF"/>
    <w:rsid w:val="6CA1FCE6"/>
    <w:rsid w:val="6CAE257B"/>
    <w:rsid w:val="6CB6959D"/>
    <w:rsid w:val="6CB84B68"/>
    <w:rsid w:val="6CB97BBD"/>
    <w:rsid w:val="6CBB7C6E"/>
    <w:rsid w:val="6CBE7EF0"/>
    <w:rsid w:val="6CD13A9D"/>
    <w:rsid w:val="6CD58284"/>
    <w:rsid w:val="6CD61AAB"/>
    <w:rsid w:val="6CD74567"/>
    <w:rsid w:val="6CD98CCC"/>
    <w:rsid w:val="6CDCD1FE"/>
    <w:rsid w:val="6CE73E0E"/>
    <w:rsid w:val="6CEC7313"/>
    <w:rsid w:val="6CF25AF4"/>
    <w:rsid w:val="6CF83B92"/>
    <w:rsid w:val="6CF944EF"/>
    <w:rsid w:val="6CFB8B29"/>
    <w:rsid w:val="6D067B2C"/>
    <w:rsid w:val="6D069F53"/>
    <w:rsid w:val="6D0CEBA1"/>
    <w:rsid w:val="6D0FA7CA"/>
    <w:rsid w:val="6D10C174"/>
    <w:rsid w:val="6D166CC9"/>
    <w:rsid w:val="6D25A690"/>
    <w:rsid w:val="6D2870F3"/>
    <w:rsid w:val="6D2967C4"/>
    <w:rsid w:val="6D2BA048"/>
    <w:rsid w:val="6D2BB0A4"/>
    <w:rsid w:val="6D2CBE64"/>
    <w:rsid w:val="6D340363"/>
    <w:rsid w:val="6D350B76"/>
    <w:rsid w:val="6D3688A4"/>
    <w:rsid w:val="6D38305E"/>
    <w:rsid w:val="6D3AE540"/>
    <w:rsid w:val="6D4360A8"/>
    <w:rsid w:val="6D452C95"/>
    <w:rsid w:val="6D4D4140"/>
    <w:rsid w:val="6D501793"/>
    <w:rsid w:val="6D544E2E"/>
    <w:rsid w:val="6D58FB56"/>
    <w:rsid w:val="6D5BC9EA"/>
    <w:rsid w:val="6D62F152"/>
    <w:rsid w:val="6D6311BD"/>
    <w:rsid w:val="6D6367ED"/>
    <w:rsid w:val="6D6A9A0E"/>
    <w:rsid w:val="6D715EDC"/>
    <w:rsid w:val="6D74DA5D"/>
    <w:rsid w:val="6D79193C"/>
    <w:rsid w:val="6D7C67A7"/>
    <w:rsid w:val="6D7FDACA"/>
    <w:rsid w:val="6D8409C3"/>
    <w:rsid w:val="6D8B0B8C"/>
    <w:rsid w:val="6D943080"/>
    <w:rsid w:val="6D9F1EB8"/>
    <w:rsid w:val="6D9F8058"/>
    <w:rsid w:val="6DA4094A"/>
    <w:rsid w:val="6DA74880"/>
    <w:rsid w:val="6DA801B9"/>
    <w:rsid w:val="6DA80C34"/>
    <w:rsid w:val="6DB4DCEE"/>
    <w:rsid w:val="6DBF49E4"/>
    <w:rsid w:val="6DBF9754"/>
    <w:rsid w:val="6DC00A95"/>
    <w:rsid w:val="6DC32EA0"/>
    <w:rsid w:val="6DC5417E"/>
    <w:rsid w:val="6DD05213"/>
    <w:rsid w:val="6DD199F0"/>
    <w:rsid w:val="6DD42A68"/>
    <w:rsid w:val="6DD85410"/>
    <w:rsid w:val="6DD90318"/>
    <w:rsid w:val="6DDA72B5"/>
    <w:rsid w:val="6DDA7866"/>
    <w:rsid w:val="6DE15ADA"/>
    <w:rsid w:val="6DE32437"/>
    <w:rsid w:val="6DE801CC"/>
    <w:rsid w:val="6DEA7FDD"/>
    <w:rsid w:val="6DEBAFF3"/>
    <w:rsid w:val="6DEE127C"/>
    <w:rsid w:val="6E004EF3"/>
    <w:rsid w:val="6E01447E"/>
    <w:rsid w:val="6E0357B7"/>
    <w:rsid w:val="6E0ABC65"/>
    <w:rsid w:val="6E0D1F72"/>
    <w:rsid w:val="6E10F708"/>
    <w:rsid w:val="6E1C940B"/>
    <w:rsid w:val="6E219FA8"/>
    <w:rsid w:val="6E304610"/>
    <w:rsid w:val="6E349BE0"/>
    <w:rsid w:val="6E35FD1E"/>
    <w:rsid w:val="6E42DA9F"/>
    <w:rsid w:val="6E457DC6"/>
    <w:rsid w:val="6E46459F"/>
    <w:rsid w:val="6E498E29"/>
    <w:rsid w:val="6E49AF5C"/>
    <w:rsid w:val="6E5DA167"/>
    <w:rsid w:val="6E5FFEBE"/>
    <w:rsid w:val="6E676CCF"/>
    <w:rsid w:val="6E68C86B"/>
    <w:rsid w:val="6E69452E"/>
    <w:rsid w:val="6E6B37F3"/>
    <w:rsid w:val="6E71A627"/>
    <w:rsid w:val="6E75EC13"/>
    <w:rsid w:val="6E78E1AE"/>
    <w:rsid w:val="6E7A5312"/>
    <w:rsid w:val="6E7CBBBB"/>
    <w:rsid w:val="6E7DFE73"/>
    <w:rsid w:val="6E81DDFC"/>
    <w:rsid w:val="6E898255"/>
    <w:rsid w:val="6E8D98D8"/>
    <w:rsid w:val="6E917DF7"/>
    <w:rsid w:val="6E9B8AFB"/>
    <w:rsid w:val="6E9C264F"/>
    <w:rsid w:val="6EA39858"/>
    <w:rsid w:val="6EAA8E58"/>
    <w:rsid w:val="6EB7EDB8"/>
    <w:rsid w:val="6EBBFB33"/>
    <w:rsid w:val="6EC57581"/>
    <w:rsid w:val="6EC92FC4"/>
    <w:rsid w:val="6ED13EF7"/>
    <w:rsid w:val="6ED4A1D1"/>
    <w:rsid w:val="6ED69C37"/>
    <w:rsid w:val="6EDA87FC"/>
    <w:rsid w:val="6EDE65E2"/>
    <w:rsid w:val="6EE6AA4E"/>
    <w:rsid w:val="6EE6C1E2"/>
    <w:rsid w:val="6EEA48A8"/>
    <w:rsid w:val="6EEBA7E5"/>
    <w:rsid w:val="6EEF7816"/>
    <w:rsid w:val="6EF004BC"/>
    <w:rsid w:val="6EF02FBC"/>
    <w:rsid w:val="6EF4505B"/>
    <w:rsid w:val="6F041112"/>
    <w:rsid w:val="6F05DD8D"/>
    <w:rsid w:val="6F089353"/>
    <w:rsid w:val="6F08C67C"/>
    <w:rsid w:val="6F0F6EE3"/>
    <w:rsid w:val="6F10584D"/>
    <w:rsid w:val="6F14C2DC"/>
    <w:rsid w:val="6F182CD5"/>
    <w:rsid w:val="6F1900A6"/>
    <w:rsid w:val="6F19FBAA"/>
    <w:rsid w:val="6F1B674D"/>
    <w:rsid w:val="6F200860"/>
    <w:rsid w:val="6F21AD35"/>
    <w:rsid w:val="6F245546"/>
    <w:rsid w:val="6F283BFF"/>
    <w:rsid w:val="6F3058DA"/>
    <w:rsid w:val="6F32B301"/>
    <w:rsid w:val="6F32D7E6"/>
    <w:rsid w:val="6F36CBD7"/>
    <w:rsid w:val="6F3906C3"/>
    <w:rsid w:val="6F3C3193"/>
    <w:rsid w:val="6F3F2A29"/>
    <w:rsid w:val="6F4035E8"/>
    <w:rsid w:val="6F4069AA"/>
    <w:rsid w:val="6F426261"/>
    <w:rsid w:val="6F44E9B5"/>
    <w:rsid w:val="6F4A340E"/>
    <w:rsid w:val="6F5B4845"/>
    <w:rsid w:val="6F6138E5"/>
    <w:rsid w:val="6F613D99"/>
    <w:rsid w:val="6F61A0AC"/>
    <w:rsid w:val="6F6F0238"/>
    <w:rsid w:val="6F70004D"/>
    <w:rsid w:val="6F7174D2"/>
    <w:rsid w:val="6F72B364"/>
    <w:rsid w:val="6F7B2296"/>
    <w:rsid w:val="6F836241"/>
    <w:rsid w:val="6F83D797"/>
    <w:rsid w:val="6F8B3969"/>
    <w:rsid w:val="6F9A9239"/>
    <w:rsid w:val="6FA11E32"/>
    <w:rsid w:val="6FB5F23F"/>
    <w:rsid w:val="6FB6106A"/>
    <w:rsid w:val="6FC1EB30"/>
    <w:rsid w:val="6FC6ED7A"/>
    <w:rsid w:val="6FC77CD1"/>
    <w:rsid w:val="6FC7919D"/>
    <w:rsid w:val="6FCE0B32"/>
    <w:rsid w:val="6FD24EE8"/>
    <w:rsid w:val="6FDB634B"/>
    <w:rsid w:val="6FEFA83A"/>
    <w:rsid w:val="6FF31846"/>
    <w:rsid w:val="6FF78CAF"/>
    <w:rsid w:val="70023C74"/>
    <w:rsid w:val="70035985"/>
    <w:rsid w:val="70039ABE"/>
    <w:rsid w:val="7003BDBC"/>
    <w:rsid w:val="7007FA8E"/>
    <w:rsid w:val="700AF381"/>
    <w:rsid w:val="700CB568"/>
    <w:rsid w:val="700D1487"/>
    <w:rsid w:val="700F7CD2"/>
    <w:rsid w:val="7010D164"/>
    <w:rsid w:val="7010E641"/>
    <w:rsid w:val="701E983C"/>
    <w:rsid w:val="7026AC99"/>
    <w:rsid w:val="702D9A96"/>
    <w:rsid w:val="70352EEC"/>
    <w:rsid w:val="7037BFF9"/>
    <w:rsid w:val="70388F77"/>
    <w:rsid w:val="70411ACD"/>
    <w:rsid w:val="704A759D"/>
    <w:rsid w:val="704F0BBE"/>
    <w:rsid w:val="704F0CFC"/>
    <w:rsid w:val="704F3EC2"/>
    <w:rsid w:val="704FCAC6"/>
    <w:rsid w:val="7058755E"/>
    <w:rsid w:val="705AB1EB"/>
    <w:rsid w:val="705BED0F"/>
    <w:rsid w:val="70634C12"/>
    <w:rsid w:val="7065A70B"/>
    <w:rsid w:val="7069D77E"/>
    <w:rsid w:val="706BFBB0"/>
    <w:rsid w:val="70710032"/>
    <w:rsid w:val="70710B83"/>
    <w:rsid w:val="7071B8E3"/>
    <w:rsid w:val="707401F1"/>
    <w:rsid w:val="7078C002"/>
    <w:rsid w:val="70797FDE"/>
    <w:rsid w:val="708C5B14"/>
    <w:rsid w:val="7093C60A"/>
    <w:rsid w:val="70967D1A"/>
    <w:rsid w:val="7099C987"/>
    <w:rsid w:val="709BE206"/>
    <w:rsid w:val="709C1E78"/>
    <w:rsid w:val="709DB67E"/>
    <w:rsid w:val="709E5DFD"/>
    <w:rsid w:val="70A105AF"/>
    <w:rsid w:val="70A35FA7"/>
    <w:rsid w:val="70A9010A"/>
    <w:rsid w:val="70B04AD0"/>
    <w:rsid w:val="70B2E728"/>
    <w:rsid w:val="70B31D1F"/>
    <w:rsid w:val="70B34CA9"/>
    <w:rsid w:val="70B64843"/>
    <w:rsid w:val="70B7BBD4"/>
    <w:rsid w:val="70B7DEA3"/>
    <w:rsid w:val="70B99C01"/>
    <w:rsid w:val="70B9C0BF"/>
    <w:rsid w:val="70BA2DC9"/>
    <w:rsid w:val="70CA638C"/>
    <w:rsid w:val="70CA96B3"/>
    <w:rsid w:val="70CC8815"/>
    <w:rsid w:val="70D5D2D3"/>
    <w:rsid w:val="70D7FCFF"/>
    <w:rsid w:val="70DA6CC4"/>
    <w:rsid w:val="70DBD654"/>
    <w:rsid w:val="70DD5DB2"/>
    <w:rsid w:val="70E20D7A"/>
    <w:rsid w:val="70E5335E"/>
    <w:rsid w:val="70F2B569"/>
    <w:rsid w:val="70F53316"/>
    <w:rsid w:val="70F57410"/>
    <w:rsid w:val="710833A2"/>
    <w:rsid w:val="710BBDE5"/>
    <w:rsid w:val="710BE368"/>
    <w:rsid w:val="7115F1FA"/>
    <w:rsid w:val="7119D0F8"/>
    <w:rsid w:val="711C4942"/>
    <w:rsid w:val="7120230A"/>
    <w:rsid w:val="71256622"/>
    <w:rsid w:val="7126E162"/>
    <w:rsid w:val="712EB0DB"/>
    <w:rsid w:val="71330570"/>
    <w:rsid w:val="71362700"/>
    <w:rsid w:val="7139A2AA"/>
    <w:rsid w:val="7139C0CD"/>
    <w:rsid w:val="7141D9FC"/>
    <w:rsid w:val="714A8AEB"/>
    <w:rsid w:val="714D297F"/>
    <w:rsid w:val="714FEC8E"/>
    <w:rsid w:val="715958C6"/>
    <w:rsid w:val="715C3A2D"/>
    <w:rsid w:val="71671381"/>
    <w:rsid w:val="7173947B"/>
    <w:rsid w:val="7178F19A"/>
    <w:rsid w:val="717EB993"/>
    <w:rsid w:val="717EC13C"/>
    <w:rsid w:val="7180DA8E"/>
    <w:rsid w:val="718B37FB"/>
    <w:rsid w:val="718E185F"/>
    <w:rsid w:val="719A2BED"/>
    <w:rsid w:val="719EC1B7"/>
    <w:rsid w:val="71ADE96A"/>
    <w:rsid w:val="71B30D90"/>
    <w:rsid w:val="71B4757D"/>
    <w:rsid w:val="71BE9619"/>
    <w:rsid w:val="71C2A8F2"/>
    <w:rsid w:val="71C332D9"/>
    <w:rsid w:val="71C4F9A8"/>
    <w:rsid w:val="71C6B2F9"/>
    <w:rsid w:val="71C9EAE3"/>
    <w:rsid w:val="71CA02BC"/>
    <w:rsid w:val="71CAB887"/>
    <w:rsid w:val="71CD059C"/>
    <w:rsid w:val="71D136D4"/>
    <w:rsid w:val="71DB75BC"/>
    <w:rsid w:val="71DBD7F4"/>
    <w:rsid w:val="71DF18D1"/>
    <w:rsid w:val="71DF97C4"/>
    <w:rsid w:val="71E01079"/>
    <w:rsid w:val="71E33301"/>
    <w:rsid w:val="71E5C0D5"/>
    <w:rsid w:val="71E64D54"/>
    <w:rsid w:val="71EB6739"/>
    <w:rsid w:val="71ECB91E"/>
    <w:rsid w:val="71EE4246"/>
    <w:rsid w:val="71F02E1B"/>
    <w:rsid w:val="71F1F6AC"/>
    <w:rsid w:val="71F5E827"/>
    <w:rsid w:val="71F7307C"/>
    <w:rsid w:val="71F88C53"/>
    <w:rsid w:val="71F95C1C"/>
    <w:rsid w:val="71F97D2C"/>
    <w:rsid w:val="72014F5E"/>
    <w:rsid w:val="72032443"/>
    <w:rsid w:val="7207385A"/>
    <w:rsid w:val="72093AC5"/>
    <w:rsid w:val="720D9AE1"/>
    <w:rsid w:val="720DB5DF"/>
    <w:rsid w:val="721C5CFB"/>
    <w:rsid w:val="721FCF3E"/>
    <w:rsid w:val="7222E1CC"/>
    <w:rsid w:val="7225254B"/>
    <w:rsid w:val="72273565"/>
    <w:rsid w:val="7229F298"/>
    <w:rsid w:val="722A4D50"/>
    <w:rsid w:val="722BF76D"/>
    <w:rsid w:val="7230766F"/>
    <w:rsid w:val="72415A42"/>
    <w:rsid w:val="7242B392"/>
    <w:rsid w:val="724DBF7C"/>
    <w:rsid w:val="725296C5"/>
    <w:rsid w:val="72567890"/>
    <w:rsid w:val="72583C26"/>
    <w:rsid w:val="725ABF63"/>
    <w:rsid w:val="725B31D1"/>
    <w:rsid w:val="725E2FC1"/>
    <w:rsid w:val="72656FF5"/>
    <w:rsid w:val="7265C052"/>
    <w:rsid w:val="7265CA1E"/>
    <w:rsid w:val="726A8F9A"/>
    <w:rsid w:val="726DECBC"/>
    <w:rsid w:val="72718B5A"/>
    <w:rsid w:val="7273D74E"/>
    <w:rsid w:val="7273EF27"/>
    <w:rsid w:val="7279EC1F"/>
    <w:rsid w:val="727A1CA5"/>
    <w:rsid w:val="727D41E5"/>
    <w:rsid w:val="72837FCB"/>
    <w:rsid w:val="728A44CC"/>
    <w:rsid w:val="728E2B76"/>
    <w:rsid w:val="728EFEE7"/>
    <w:rsid w:val="728F1DA1"/>
    <w:rsid w:val="72950D59"/>
    <w:rsid w:val="72A28FA2"/>
    <w:rsid w:val="72A40761"/>
    <w:rsid w:val="72A4447F"/>
    <w:rsid w:val="72A893C2"/>
    <w:rsid w:val="72A95AAB"/>
    <w:rsid w:val="72B5446A"/>
    <w:rsid w:val="72C00E20"/>
    <w:rsid w:val="72C271F6"/>
    <w:rsid w:val="72C5271E"/>
    <w:rsid w:val="72D03C6C"/>
    <w:rsid w:val="72D5756E"/>
    <w:rsid w:val="72DCF73B"/>
    <w:rsid w:val="72E3C58C"/>
    <w:rsid w:val="72EC414E"/>
    <w:rsid w:val="72F101C6"/>
    <w:rsid w:val="72F914A7"/>
    <w:rsid w:val="72F96583"/>
    <w:rsid w:val="72FA4B6F"/>
    <w:rsid w:val="72FBA4D5"/>
    <w:rsid w:val="72FDE137"/>
    <w:rsid w:val="72FE7A71"/>
    <w:rsid w:val="72FEBC49"/>
    <w:rsid w:val="73091CC5"/>
    <w:rsid w:val="730DE52F"/>
    <w:rsid w:val="73108D59"/>
    <w:rsid w:val="731B35BD"/>
    <w:rsid w:val="73206B8C"/>
    <w:rsid w:val="7325DAFC"/>
    <w:rsid w:val="732E8FDB"/>
    <w:rsid w:val="733595D7"/>
    <w:rsid w:val="7345DE32"/>
    <w:rsid w:val="734EC189"/>
    <w:rsid w:val="735088B6"/>
    <w:rsid w:val="7352DAE1"/>
    <w:rsid w:val="735D2653"/>
    <w:rsid w:val="73603262"/>
    <w:rsid w:val="73629028"/>
    <w:rsid w:val="736FCDA4"/>
    <w:rsid w:val="73777B81"/>
    <w:rsid w:val="737D5C77"/>
    <w:rsid w:val="737E5100"/>
    <w:rsid w:val="738346C6"/>
    <w:rsid w:val="7383F91E"/>
    <w:rsid w:val="73862A8B"/>
    <w:rsid w:val="73882675"/>
    <w:rsid w:val="738B0706"/>
    <w:rsid w:val="7394CADA"/>
    <w:rsid w:val="7395C1F0"/>
    <w:rsid w:val="739EFA88"/>
    <w:rsid w:val="73A28ABA"/>
    <w:rsid w:val="73A5BECE"/>
    <w:rsid w:val="73A8A03A"/>
    <w:rsid w:val="73B40785"/>
    <w:rsid w:val="73B53142"/>
    <w:rsid w:val="73B696B8"/>
    <w:rsid w:val="73B71567"/>
    <w:rsid w:val="73B9D7B9"/>
    <w:rsid w:val="73BC74E4"/>
    <w:rsid w:val="73BE8FCF"/>
    <w:rsid w:val="73C1FFC6"/>
    <w:rsid w:val="73C5E63E"/>
    <w:rsid w:val="73CAF45F"/>
    <w:rsid w:val="73D400C3"/>
    <w:rsid w:val="73D5F781"/>
    <w:rsid w:val="73D68A53"/>
    <w:rsid w:val="73D9F424"/>
    <w:rsid w:val="73E34241"/>
    <w:rsid w:val="73E5D30E"/>
    <w:rsid w:val="73E89641"/>
    <w:rsid w:val="73EA9829"/>
    <w:rsid w:val="73F9795D"/>
    <w:rsid w:val="7400EC20"/>
    <w:rsid w:val="7401FDF7"/>
    <w:rsid w:val="74033104"/>
    <w:rsid w:val="7406E492"/>
    <w:rsid w:val="7411A245"/>
    <w:rsid w:val="74148F99"/>
    <w:rsid w:val="7415B352"/>
    <w:rsid w:val="74162FB2"/>
    <w:rsid w:val="741B01A3"/>
    <w:rsid w:val="741C83E0"/>
    <w:rsid w:val="741ED011"/>
    <w:rsid w:val="74235F64"/>
    <w:rsid w:val="74374BFF"/>
    <w:rsid w:val="74389031"/>
    <w:rsid w:val="7442BB3B"/>
    <w:rsid w:val="7444D176"/>
    <w:rsid w:val="744686BE"/>
    <w:rsid w:val="74475D20"/>
    <w:rsid w:val="7447EE4F"/>
    <w:rsid w:val="744A99AC"/>
    <w:rsid w:val="744C2F0D"/>
    <w:rsid w:val="745212F4"/>
    <w:rsid w:val="7452368E"/>
    <w:rsid w:val="74551A83"/>
    <w:rsid w:val="74572582"/>
    <w:rsid w:val="745AA61B"/>
    <w:rsid w:val="746373A3"/>
    <w:rsid w:val="746988E8"/>
    <w:rsid w:val="746F8EB2"/>
    <w:rsid w:val="74744621"/>
    <w:rsid w:val="7476EB28"/>
    <w:rsid w:val="747E7336"/>
    <w:rsid w:val="74811554"/>
    <w:rsid w:val="7486175B"/>
    <w:rsid w:val="7490E715"/>
    <w:rsid w:val="7493AAC2"/>
    <w:rsid w:val="749D0EC7"/>
    <w:rsid w:val="74ACC7EF"/>
    <w:rsid w:val="74AEC4D5"/>
    <w:rsid w:val="74B54DCD"/>
    <w:rsid w:val="74BB11B6"/>
    <w:rsid w:val="74C0E8C0"/>
    <w:rsid w:val="74C2F66E"/>
    <w:rsid w:val="74CA9499"/>
    <w:rsid w:val="74CC5252"/>
    <w:rsid w:val="74CE5B9F"/>
    <w:rsid w:val="74E1EAED"/>
    <w:rsid w:val="74E60303"/>
    <w:rsid w:val="74E6A73D"/>
    <w:rsid w:val="74E8A061"/>
    <w:rsid w:val="74E8F03A"/>
    <w:rsid w:val="74EA8DC8"/>
    <w:rsid w:val="74F83314"/>
    <w:rsid w:val="74F8CA3C"/>
    <w:rsid w:val="74FDC7EA"/>
    <w:rsid w:val="74FDFCAB"/>
    <w:rsid w:val="74FEDA51"/>
    <w:rsid w:val="74FF4CAB"/>
    <w:rsid w:val="750599CB"/>
    <w:rsid w:val="75155BDB"/>
    <w:rsid w:val="7515BCAB"/>
    <w:rsid w:val="7516F9DF"/>
    <w:rsid w:val="7518BA03"/>
    <w:rsid w:val="7518C03E"/>
    <w:rsid w:val="7518F90C"/>
    <w:rsid w:val="7520117A"/>
    <w:rsid w:val="7531796C"/>
    <w:rsid w:val="7531801F"/>
    <w:rsid w:val="7536FF5A"/>
    <w:rsid w:val="7537A731"/>
    <w:rsid w:val="753BC4B6"/>
    <w:rsid w:val="75408B6D"/>
    <w:rsid w:val="7541FEF6"/>
    <w:rsid w:val="7542B2E1"/>
    <w:rsid w:val="754715F9"/>
    <w:rsid w:val="754869C8"/>
    <w:rsid w:val="754BA605"/>
    <w:rsid w:val="755C6722"/>
    <w:rsid w:val="755E7B6B"/>
    <w:rsid w:val="7562F074"/>
    <w:rsid w:val="7563CB6F"/>
    <w:rsid w:val="7567FE78"/>
    <w:rsid w:val="756BC6C1"/>
    <w:rsid w:val="7570D972"/>
    <w:rsid w:val="7571F37C"/>
    <w:rsid w:val="75730D62"/>
    <w:rsid w:val="7576A73F"/>
    <w:rsid w:val="7579ED95"/>
    <w:rsid w:val="757BF18C"/>
    <w:rsid w:val="757C74D9"/>
    <w:rsid w:val="757CD87A"/>
    <w:rsid w:val="75847B4E"/>
    <w:rsid w:val="758AA3D4"/>
    <w:rsid w:val="758CC103"/>
    <w:rsid w:val="758FF0D7"/>
    <w:rsid w:val="7592DF60"/>
    <w:rsid w:val="7595F0C6"/>
    <w:rsid w:val="7597DDE1"/>
    <w:rsid w:val="759D2CEE"/>
    <w:rsid w:val="759E0C97"/>
    <w:rsid w:val="759FA41D"/>
    <w:rsid w:val="75A0FFEC"/>
    <w:rsid w:val="75A804D4"/>
    <w:rsid w:val="75A9E6E3"/>
    <w:rsid w:val="75AB4D18"/>
    <w:rsid w:val="75B33C0B"/>
    <w:rsid w:val="75B53D47"/>
    <w:rsid w:val="75B765CF"/>
    <w:rsid w:val="75B7AB4A"/>
    <w:rsid w:val="75BC3127"/>
    <w:rsid w:val="75C786D1"/>
    <w:rsid w:val="75CA3C16"/>
    <w:rsid w:val="75CAD849"/>
    <w:rsid w:val="75D5368C"/>
    <w:rsid w:val="75D904F9"/>
    <w:rsid w:val="75DCEB7D"/>
    <w:rsid w:val="75DF9D30"/>
    <w:rsid w:val="75E66B1B"/>
    <w:rsid w:val="75E7A0A6"/>
    <w:rsid w:val="75EB7322"/>
    <w:rsid w:val="75F3258A"/>
    <w:rsid w:val="75F4B122"/>
    <w:rsid w:val="75F50B92"/>
    <w:rsid w:val="75F80269"/>
    <w:rsid w:val="75FD93DC"/>
    <w:rsid w:val="75FDA304"/>
    <w:rsid w:val="76070304"/>
    <w:rsid w:val="7607F0D7"/>
    <w:rsid w:val="760CD290"/>
    <w:rsid w:val="760D72B2"/>
    <w:rsid w:val="76104B24"/>
    <w:rsid w:val="7616A9C6"/>
    <w:rsid w:val="7617E6AA"/>
    <w:rsid w:val="761D6061"/>
    <w:rsid w:val="76223A6B"/>
    <w:rsid w:val="762D0BFB"/>
    <w:rsid w:val="76327BFC"/>
    <w:rsid w:val="7633C683"/>
    <w:rsid w:val="763E79CE"/>
    <w:rsid w:val="76403296"/>
    <w:rsid w:val="7642CFAB"/>
    <w:rsid w:val="7646EBDB"/>
    <w:rsid w:val="764C97E7"/>
    <w:rsid w:val="764F4C00"/>
    <w:rsid w:val="7658A801"/>
    <w:rsid w:val="765C3D42"/>
    <w:rsid w:val="76615972"/>
    <w:rsid w:val="76624765"/>
    <w:rsid w:val="76771713"/>
    <w:rsid w:val="76839880"/>
    <w:rsid w:val="76843483"/>
    <w:rsid w:val="768A2031"/>
    <w:rsid w:val="7691FA48"/>
    <w:rsid w:val="769380DA"/>
    <w:rsid w:val="769459A5"/>
    <w:rsid w:val="76948C84"/>
    <w:rsid w:val="76958E80"/>
    <w:rsid w:val="769DE4DE"/>
    <w:rsid w:val="769F587E"/>
    <w:rsid w:val="76A4A758"/>
    <w:rsid w:val="76A517A6"/>
    <w:rsid w:val="76A52F9C"/>
    <w:rsid w:val="76A75EF5"/>
    <w:rsid w:val="76A7DC1B"/>
    <w:rsid w:val="76A848A0"/>
    <w:rsid w:val="76A95027"/>
    <w:rsid w:val="76A9567D"/>
    <w:rsid w:val="76B14F3D"/>
    <w:rsid w:val="76B1CB63"/>
    <w:rsid w:val="76B4BC7A"/>
    <w:rsid w:val="76B5C8A7"/>
    <w:rsid w:val="76B74AE9"/>
    <w:rsid w:val="76BE22A0"/>
    <w:rsid w:val="76CCFE47"/>
    <w:rsid w:val="76D74E05"/>
    <w:rsid w:val="76D8C088"/>
    <w:rsid w:val="76DE78F5"/>
    <w:rsid w:val="76E11B01"/>
    <w:rsid w:val="76E1FFF9"/>
    <w:rsid w:val="76E63C3E"/>
    <w:rsid w:val="76EEA620"/>
    <w:rsid w:val="76EFBDE9"/>
    <w:rsid w:val="76EFC747"/>
    <w:rsid w:val="76F3830D"/>
    <w:rsid w:val="76F771F6"/>
    <w:rsid w:val="76F8CFF2"/>
    <w:rsid w:val="76FC1FE3"/>
    <w:rsid w:val="7701E4F0"/>
    <w:rsid w:val="7702F8EB"/>
    <w:rsid w:val="770B16D5"/>
    <w:rsid w:val="770C0DE4"/>
    <w:rsid w:val="771F4568"/>
    <w:rsid w:val="77215F40"/>
    <w:rsid w:val="7721F659"/>
    <w:rsid w:val="77289F1F"/>
    <w:rsid w:val="7737DE75"/>
    <w:rsid w:val="7741A396"/>
    <w:rsid w:val="77424E19"/>
    <w:rsid w:val="7747DD46"/>
    <w:rsid w:val="774E7BEC"/>
    <w:rsid w:val="77568F17"/>
    <w:rsid w:val="7756E2C5"/>
    <w:rsid w:val="775B7BDF"/>
    <w:rsid w:val="7764F2EF"/>
    <w:rsid w:val="777B3A0D"/>
    <w:rsid w:val="777F28C8"/>
    <w:rsid w:val="778030B1"/>
    <w:rsid w:val="77831D44"/>
    <w:rsid w:val="77857236"/>
    <w:rsid w:val="77940592"/>
    <w:rsid w:val="77953018"/>
    <w:rsid w:val="779B853C"/>
    <w:rsid w:val="77B06D92"/>
    <w:rsid w:val="77B172B5"/>
    <w:rsid w:val="77B41237"/>
    <w:rsid w:val="77B4B5FF"/>
    <w:rsid w:val="77B560D6"/>
    <w:rsid w:val="77C00BDA"/>
    <w:rsid w:val="77C1C52C"/>
    <w:rsid w:val="77C2B344"/>
    <w:rsid w:val="77C38937"/>
    <w:rsid w:val="77C39BAF"/>
    <w:rsid w:val="77CD853C"/>
    <w:rsid w:val="77D2B067"/>
    <w:rsid w:val="77D37464"/>
    <w:rsid w:val="77D44D8A"/>
    <w:rsid w:val="77D981AC"/>
    <w:rsid w:val="77E8513B"/>
    <w:rsid w:val="77ED9017"/>
    <w:rsid w:val="77F6AC1F"/>
    <w:rsid w:val="77F6DC27"/>
    <w:rsid w:val="77F8FBDF"/>
    <w:rsid w:val="77FA8FB9"/>
    <w:rsid w:val="78008960"/>
    <w:rsid w:val="780C36AF"/>
    <w:rsid w:val="780CB05D"/>
    <w:rsid w:val="78137C85"/>
    <w:rsid w:val="781ECDF1"/>
    <w:rsid w:val="781FEC87"/>
    <w:rsid w:val="7824195F"/>
    <w:rsid w:val="782900A4"/>
    <w:rsid w:val="782A8533"/>
    <w:rsid w:val="782E2577"/>
    <w:rsid w:val="7831F11D"/>
    <w:rsid w:val="78320838"/>
    <w:rsid w:val="78329DF6"/>
    <w:rsid w:val="7837E0F1"/>
    <w:rsid w:val="783AB298"/>
    <w:rsid w:val="7842AD6B"/>
    <w:rsid w:val="7844C049"/>
    <w:rsid w:val="78479650"/>
    <w:rsid w:val="78576291"/>
    <w:rsid w:val="7858597B"/>
    <w:rsid w:val="7869E7D8"/>
    <w:rsid w:val="786A729F"/>
    <w:rsid w:val="786BE4DC"/>
    <w:rsid w:val="786E8075"/>
    <w:rsid w:val="787B1054"/>
    <w:rsid w:val="78854BA8"/>
    <w:rsid w:val="7892D309"/>
    <w:rsid w:val="78937FFD"/>
    <w:rsid w:val="7898D4DE"/>
    <w:rsid w:val="78A116A7"/>
    <w:rsid w:val="78A19CED"/>
    <w:rsid w:val="78A52350"/>
    <w:rsid w:val="78A89776"/>
    <w:rsid w:val="78AAEEEB"/>
    <w:rsid w:val="78B12944"/>
    <w:rsid w:val="78D2E6A1"/>
    <w:rsid w:val="78DC3A19"/>
    <w:rsid w:val="78DE3C1E"/>
    <w:rsid w:val="78DFAD72"/>
    <w:rsid w:val="78E0EBB9"/>
    <w:rsid w:val="78E1A5CE"/>
    <w:rsid w:val="78E2BDDB"/>
    <w:rsid w:val="78EA2968"/>
    <w:rsid w:val="78EE2665"/>
    <w:rsid w:val="78EE2A05"/>
    <w:rsid w:val="78F8208E"/>
    <w:rsid w:val="78FEF563"/>
    <w:rsid w:val="7905F95A"/>
    <w:rsid w:val="790DC6A5"/>
    <w:rsid w:val="79127FA8"/>
    <w:rsid w:val="79155793"/>
    <w:rsid w:val="791E124F"/>
    <w:rsid w:val="791E4C85"/>
    <w:rsid w:val="7924C9E1"/>
    <w:rsid w:val="792831CF"/>
    <w:rsid w:val="792A5F89"/>
    <w:rsid w:val="7931B96C"/>
    <w:rsid w:val="793CB18A"/>
    <w:rsid w:val="793E616D"/>
    <w:rsid w:val="794311E9"/>
    <w:rsid w:val="794702F2"/>
    <w:rsid w:val="794C9273"/>
    <w:rsid w:val="7958ADB5"/>
    <w:rsid w:val="7958F586"/>
    <w:rsid w:val="795CFBFF"/>
    <w:rsid w:val="795EE654"/>
    <w:rsid w:val="795F0B54"/>
    <w:rsid w:val="795FEC5C"/>
    <w:rsid w:val="79667CE8"/>
    <w:rsid w:val="796B3C15"/>
    <w:rsid w:val="796DCEBC"/>
    <w:rsid w:val="796EBFA6"/>
    <w:rsid w:val="7970692A"/>
    <w:rsid w:val="7971DBD8"/>
    <w:rsid w:val="79728C7C"/>
    <w:rsid w:val="7984505A"/>
    <w:rsid w:val="798690C8"/>
    <w:rsid w:val="7986E78E"/>
    <w:rsid w:val="79893807"/>
    <w:rsid w:val="798F327C"/>
    <w:rsid w:val="7996365B"/>
    <w:rsid w:val="79968759"/>
    <w:rsid w:val="79A1A79F"/>
    <w:rsid w:val="79A69280"/>
    <w:rsid w:val="79B80D47"/>
    <w:rsid w:val="79BA2A37"/>
    <w:rsid w:val="79BAA53A"/>
    <w:rsid w:val="79BD46B2"/>
    <w:rsid w:val="79BEBBE5"/>
    <w:rsid w:val="79BFA7CC"/>
    <w:rsid w:val="79CA6755"/>
    <w:rsid w:val="79CB632A"/>
    <w:rsid w:val="79CC9916"/>
    <w:rsid w:val="79D3BF98"/>
    <w:rsid w:val="79D65D0F"/>
    <w:rsid w:val="79D84FA8"/>
    <w:rsid w:val="79E3CE7C"/>
    <w:rsid w:val="79F2A338"/>
    <w:rsid w:val="79F578D5"/>
    <w:rsid w:val="79F700ED"/>
    <w:rsid w:val="79FA75C2"/>
    <w:rsid w:val="79FD071C"/>
    <w:rsid w:val="7A00EF76"/>
    <w:rsid w:val="7A0833CD"/>
    <w:rsid w:val="7A110FD5"/>
    <w:rsid w:val="7A1B322A"/>
    <w:rsid w:val="7A1F02B5"/>
    <w:rsid w:val="7A21B06A"/>
    <w:rsid w:val="7A26D442"/>
    <w:rsid w:val="7A2C79F2"/>
    <w:rsid w:val="7A2DC89D"/>
    <w:rsid w:val="7A2E355D"/>
    <w:rsid w:val="7A31DA8C"/>
    <w:rsid w:val="7A31E81A"/>
    <w:rsid w:val="7A348D9A"/>
    <w:rsid w:val="7A44C021"/>
    <w:rsid w:val="7A4ACC21"/>
    <w:rsid w:val="7A4E317B"/>
    <w:rsid w:val="7A534654"/>
    <w:rsid w:val="7A55E01C"/>
    <w:rsid w:val="7A5AC192"/>
    <w:rsid w:val="7A5AC6CC"/>
    <w:rsid w:val="7A5ADA56"/>
    <w:rsid w:val="7A5F8FCC"/>
    <w:rsid w:val="7A61C16E"/>
    <w:rsid w:val="7A6EE863"/>
    <w:rsid w:val="7A6F4D90"/>
    <w:rsid w:val="7A7C6DAA"/>
    <w:rsid w:val="7A7D3B37"/>
    <w:rsid w:val="7A7ECF65"/>
    <w:rsid w:val="7A83AFE3"/>
    <w:rsid w:val="7A87B3C9"/>
    <w:rsid w:val="7A8AE81F"/>
    <w:rsid w:val="7A9610F0"/>
    <w:rsid w:val="7A9B67A3"/>
    <w:rsid w:val="7AA34FD0"/>
    <w:rsid w:val="7AA45A29"/>
    <w:rsid w:val="7AA56A42"/>
    <w:rsid w:val="7AB54338"/>
    <w:rsid w:val="7AB74493"/>
    <w:rsid w:val="7AB8A54B"/>
    <w:rsid w:val="7ABAF835"/>
    <w:rsid w:val="7ABF2315"/>
    <w:rsid w:val="7AC448A9"/>
    <w:rsid w:val="7AC8387D"/>
    <w:rsid w:val="7AC8473F"/>
    <w:rsid w:val="7ACA4E4B"/>
    <w:rsid w:val="7ACB7A73"/>
    <w:rsid w:val="7ACC8481"/>
    <w:rsid w:val="7AD23802"/>
    <w:rsid w:val="7AD4814F"/>
    <w:rsid w:val="7AD70C4D"/>
    <w:rsid w:val="7AEB08A8"/>
    <w:rsid w:val="7AED65D0"/>
    <w:rsid w:val="7AF0E60B"/>
    <w:rsid w:val="7AF14AE1"/>
    <w:rsid w:val="7AFA95A7"/>
    <w:rsid w:val="7B006957"/>
    <w:rsid w:val="7B079BCB"/>
    <w:rsid w:val="7B12DB8E"/>
    <w:rsid w:val="7B14FDCD"/>
    <w:rsid w:val="7B1DD68B"/>
    <w:rsid w:val="7B23326F"/>
    <w:rsid w:val="7B2682CB"/>
    <w:rsid w:val="7B2F376F"/>
    <w:rsid w:val="7B35D603"/>
    <w:rsid w:val="7B382ED1"/>
    <w:rsid w:val="7B3BD35F"/>
    <w:rsid w:val="7B3DD818"/>
    <w:rsid w:val="7B44441B"/>
    <w:rsid w:val="7B486D81"/>
    <w:rsid w:val="7B4AC5B7"/>
    <w:rsid w:val="7B4B16D1"/>
    <w:rsid w:val="7B566BC4"/>
    <w:rsid w:val="7B5C89D5"/>
    <w:rsid w:val="7B5EF0DE"/>
    <w:rsid w:val="7B77EC55"/>
    <w:rsid w:val="7B7A149E"/>
    <w:rsid w:val="7B7BD512"/>
    <w:rsid w:val="7B7FF333"/>
    <w:rsid w:val="7B818CF4"/>
    <w:rsid w:val="7B84C0C0"/>
    <w:rsid w:val="7B8BA191"/>
    <w:rsid w:val="7B8D4DE1"/>
    <w:rsid w:val="7B90D7BF"/>
    <w:rsid w:val="7B912066"/>
    <w:rsid w:val="7B924938"/>
    <w:rsid w:val="7B958529"/>
    <w:rsid w:val="7B99DD2C"/>
    <w:rsid w:val="7B9C9E89"/>
    <w:rsid w:val="7BA46AC1"/>
    <w:rsid w:val="7BA8DE81"/>
    <w:rsid w:val="7BAA4A0F"/>
    <w:rsid w:val="7BAA6EFB"/>
    <w:rsid w:val="7BAB3640"/>
    <w:rsid w:val="7BAB8D47"/>
    <w:rsid w:val="7BAC7AB8"/>
    <w:rsid w:val="7BAE2FC9"/>
    <w:rsid w:val="7BAF005F"/>
    <w:rsid w:val="7BB065A0"/>
    <w:rsid w:val="7BBA5B7F"/>
    <w:rsid w:val="7BBBD9D4"/>
    <w:rsid w:val="7BC0D4BB"/>
    <w:rsid w:val="7BC703DC"/>
    <w:rsid w:val="7BCE07F4"/>
    <w:rsid w:val="7BD4295A"/>
    <w:rsid w:val="7BD66AD2"/>
    <w:rsid w:val="7BDE6B8E"/>
    <w:rsid w:val="7BE04BCD"/>
    <w:rsid w:val="7BE28725"/>
    <w:rsid w:val="7BE44CFB"/>
    <w:rsid w:val="7BE9F97A"/>
    <w:rsid w:val="7BF2C916"/>
    <w:rsid w:val="7C0234A2"/>
    <w:rsid w:val="7C173932"/>
    <w:rsid w:val="7C18DD1D"/>
    <w:rsid w:val="7C1ACAA0"/>
    <w:rsid w:val="7C28B620"/>
    <w:rsid w:val="7C39ABAD"/>
    <w:rsid w:val="7C39C022"/>
    <w:rsid w:val="7C3FC8B0"/>
    <w:rsid w:val="7C3FCC8A"/>
    <w:rsid w:val="7C4B58BB"/>
    <w:rsid w:val="7C4C404C"/>
    <w:rsid w:val="7C4D01D4"/>
    <w:rsid w:val="7C51A484"/>
    <w:rsid w:val="7C5BEB2A"/>
    <w:rsid w:val="7C5ED695"/>
    <w:rsid w:val="7C66FAAB"/>
    <w:rsid w:val="7C678495"/>
    <w:rsid w:val="7C6A1970"/>
    <w:rsid w:val="7C6B5452"/>
    <w:rsid w:val="7C6CA359"/>
    <w:rsid w:val="7C6D9CEB"/>
    <w:rsid w:val="7C6F1E3B"/>
    <w:rsid w:val="7C79BB05"/>
    <w:rsid w:val="7C808173"/>
    <w:rsid w:val="7C85D6DE"/>
    <w:rsid w:val="7C871DD0"/>
    <w:rsid w:val="7C93B6AF"/>
    <w:rsid w:val="7C979DF4"/>
    <w:rsid w:val="7C9E9913"/>
    <w:rsid w:val="7CB631FF"/>
    <w:rsid w:val="7CB7ECB5"/>
    <w:rsid w:val="7CB8F057"/>
    <w:rsid w:val="7CB95DE4"/>
    <w:rsid w:val="7CBA074A"/>
    <w:rsid w:val="7CC28A0A"/>
    <w:rsid w:val="7CC2B1A4"/>
    <w:rsid w:val="7CC38A0B"/>
    <w:rsid w:val="7CC5300E"/>
    <w:rsid w:val="7CDA3EB0"/>
    <w:rsid w:val="7CE73356"/>
    <w:rsid w:val="7CE9E3D6"/>
    <w:rsid w:val="7CEC40AD"/>
    <w:rsid w:val="7CEF8DC2"/>
    <w:rsid w:val="7CFCD439"/>
    <w:rsid w:val="7D0ADF96"/>
    <w:rsid w:val="7D13B5A0"/>
    <w:rsid w:val="7D14B82D"/>
    <w:rsid w:val="7D20213A"/>
    <w:rsid w:val="7D20D514"/>
    <w:rsid w:val="7D2513EE"/>
    <w:rsid w:val="7D26016E"/>
    <w:rsid w:val="7D35DC3D"/>
    <w:rsid w:val="7D371D48"/>
    <w:rsid w:val="7D3D36F2"/>
    <w:rsid w:val="7D3E4B76"/>
    <w:rsid w:val="7D3F063A"/>
    <w:rsid w:val="7D40728D"/>
    <w:rsid w:val="7D41A51C"/>
    <w:rsid w:val="7D4DF554"/>
    <w:rsid w:val="7D4F10BC"/>
    <w:rsid w:val="7D544D26"/>
    <w:rsid w:val="7D5765C1"/>
    <w:rsid w:val="7D57C676"/>
    <w:rsid w:val="7D6D701E"/>
    <w:rsid w:val="7D781051"/>
    <w:rsid w:val="7D783ACC"/>
    <w:rsid w:val="7D79444D"/>
    <w:rsid w:val="7D7CD18F"/>
    <w:rsid w:val="7D7D1BD9"/>
    <w:rsid w:val="7D7D86C0"/>
    <w:rsid w:val="7D8112C3"/>
    <w:rsid w:val="7D8393E2"/>
    <w:rsid w:val="7D859AD0"/>
    <w:rsid w:val="7D87A660"/>
    <w:rsid w:val="7D881F45"/>
    <w:rsid w:val="7D927B44"/>
    <w:rsid w:val="7D973492"/>
    <w:rsid w:val="7D987B87"/>
    <w:rsid w:val="7D9D3920"/>
    <w:rsid w:val="7DAAC2D9"/>
    <w:rsid w:val="7DAAC463"/>
    <w:rsid w:val="7DAD6515"/>
    <w:rsid w:val="7DB9C9A7"/>
    <w:rsid w:val="7DBE7D34"/>
    <w:rsid w:val="7DC08930"/>
    <w:rsid w:val="7DC53E8C"/>
    <w:rsid w:val="7DC7DE02"/>
    <w:rsid w:val="7DCA2EF8"/>
    <w:rsid w:val="7DCB52E2"/>
    <w:rsid w:val="7DCC7465"/>
    <w:rsid w:val="7DCC76CB"/>
    <w:rsid w:val="7DD3C66E"/>
    <w:rsid w:val="7DDF6046"/>
    <w:rsid w:val="7DE26C27"/>
    <w:rsid w:val="7DE84D28"/>
    <w:rsid w:val="7DF6B0BF"/>
    <w:rsid w:val="7DFDE836"/>
    <w:rsid w:val="7DFEB865"/>
    <w:rsid w:val="7E0B059F"/>
    <w:rsid w:val="7E0B8778"/>
    <w:rsid w:val="7E1762DE"/>
    <w:rsid w:val="7E20BAC8"/>
    <w:rsid w:val="7E22FAE8"/>
    <w:rsid w:val="7E2ADBD8"/>
    <w:rsid w:val="7E2CE47D"/>
    <w:rsid w:val="7E2E759D"/>
    <w:rsid w:val="7E30CAD4"/>
    <w:rsid w:val="7E313E3B"/>
    <w:rsid w:val="7E368E41"/>
    <w:rsid w:val="7E3DBCC1"/>
    <w:rsid w:val="7E3E5783"/>
    <w:rsid w:val="7E4226FA"/>
    <w:rsid w:val="7E49B0E2"/>
    <w:rsid w:val="7E4AFB23"/>
    <w:rsid w:val="7E4EB929"/>
    <w:rsid w:val="7E521D05"/>
    <w:rsid w:val="7E57D6BD"/>
    <w:rsid w:val="7E62D369"/>
    <w:rsid w:val="7E661786"/>
    <w:rsid w:val="7E66CE6B"/>
    <w:rsid w:val="7E682AED"/>
    <w:rsid w:val="7E6A7141"/>
    <w:rsid w:val="7E6CF6C7"/>
    <w:rsid w:val="7E6E408E"/>
    <w:rsid w:val="7E6F1907"/>
    <w:rsid w:val="7E70DA16"/>
    <w:rsid w:val="7E73D923"/>
    <w:rsid w:val="7E74DAD1"/>
    <w:rsid w:val="7E8C1E29"/>
    <w:rsid w:val="7E8E4101"/>
    <w:rsid w:val="7E95E310"/>
    <w:rsid w:val="7E96582C"/>
    <w:rsid w:val="7E9668C5"/>
    <w:rsid w:val="7E9D22A1"/>
    <w:rsid w:val="7EA0A990"/>
    <w:rsid w:val="7EA0D183"/>
    <w:rsid w:val="7EAB821A"/>
    <w:rsid w:val="7EAC2E41"/>
    <w:rsid w:val="7EB21A03"/>
    <w:rsid w:val="7EB4F7A9"/>
    <w:rsid w:val="7ECCD476"/>
    <w:rsid w:val="7ED62CCD"/>
    <w:rsid w:val="7EDCB7D1"/>
    <w:rsid w:val="7EE122CD"/>
    <w:rsid w:val="7EE5E188"/>
    <w:rsid w:val="7EE63F1F"/>
    <w:rsid w:val="7EE917A3"/>
    <w:rsid w:val="7EEF09E2"/>
    <w:rsid w:val="7EF7C3AF"/>
    <w:rsid w:val="7EFA9470"/>
    <w:rsid w:val="7EFC8E26"/>
    <w:rsid w:val="7F02C574"/>
    <w:rsid w:val="7F055ADD"/>
    <w:rsid w:val="7F109D89"/>
    <w:rsid w:val="7F14DBA4"/>
    <w:rsid w:val="7F180A89"/>
    <w:rsid w:val="7F1AE069"/>
    <w:rsid w:val="7F2A30A3"/>
    <w:rsid w:val="7F32D257"/>
    <w:rsid w:val="7F32DD41"/>
    <w:rsid w:val="7F35CC65"/>
    <w:rsid w:val="7F38CD74"/>
    <w:rsid w:val="7F397627"/>
    <w:rsid w:val="7F4005F8"/>
    <w:rsid w:val="7F430FD8"/>
    <w:rsid w:val="7F432769"/>
    <w:rsid w:val="7F44A994"/>
    <w:rsid w:val="7F46D0C0"/>
    <w:rsid w:val="7F47CE9D"/>
    <w:rsid w:val="7F49B629"/>
    <w:rsid w:val="7F55555A"/>
    <w:rsid w:val="7F58A505"/>
    <w:rsid w:val="7F5D9807"/>
    <w:rsid w:val="7F616F69"/>
    <w:rsid w:val="7F61D908"/>
    <w:rsid w:val="7F6D9D14"/>
    <w:rsid w:val="7F7131EE"/>
    <w:rsid w:val="7F769815"/>
    <w:rsid w:val="7F7B4C0C"/>
    <w:rsid w:val="7F7C6881"/>
    <w:rsid w:val="7F885DEF"/>
    <w:rsid w:val="7F929836"/>
    <w:rsid w:val="7F94D78F"/>
    <w:rsid w:val="7F978ED1"/>
    <w:rsid w:val="7F9BDE40"/>
    <w:rsid w:val="7FA21073"/>
    <w:rsid w:val="7FA7AF28"/>
    <w:rsid w:val="7FA9E7F6"/>
    <w:rsid w:val="7FACE1E7"/>
    <w:rsid w:val="7FAF2ED8"/>
    <w:rsid w:val="7FB0C691"/>
    <w:rsid w:val="7FB6EBB1"/>
    <w:rsid w:val="7FB7382C"/>
    <w:rsid w:val="7FBA444C"/>
    <w:rsid w:val="7FBF78FF"/>
    <w:rsid w:val="7FC7BDF5"/>
    <w:rsid w:val="7FCA1776"/>
    <w:rsid w:val="7FCACF88"/>
    <w:rsid w:val="7FD0871A"/>
    <w:rsid w:val="7FD33B58"/>
    <w:rsid w:val="7FD4EE58"/>
    <w:rsid w:val="7FD9C50D"/>
    <w:rsid w:val="7FDF101F"/>
    <w:rsid w:val="7FE05213"/>
    <w:rsid w:val="7FE4D77D"/>
    <w:rsid w:val="7FE5C8BA"/>
    <w:rsid w:val="7FE98E04"/>
    <w:rsid w:val="7FEA9132"/>
    <w:rsid w:val="7FECBA09"/>
    <w:rsid w:val="7FEE5355"/>
    <w:rsid w:val="7FEE8810"/>
    <w:rsid w:val="7FEFC262"/>
    <w:rsid w:val="7FF82800"/>
    <w:rsid w:val="7FFA0E2A"/>
    <w:rsid w:val="7FFB94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6BDAA"/>
  <w15:docId w15:val="{352BE965-1169-40D9-8428-F6BD8616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D5"/>
  </w:style>
  <w:style w:type="paragraph" w:styleId="Ttulo1">
    <w:name w:val="heading 1"/>
    <w:basedOn w:val="Normal"/>
    <w:next w:val="Normal"/>
    <w:link w:val="Ttulo1Car"/>
    <w:uiPriority w:val="9"/>
    <w:qFormat/>
    <w:rsid w:val="00425370"/>
    <w:pPr>
      <w:widowControl w:val="0"/>
      <w:spacing w:before="50" w:after="331" w:line="266" w:lineRule="auto"/>
      <w:ind w:right="1063"/>
      <w:jc w:val="both"/>
      <w:outlineLvl w:val="0"/>
    </w:pPr>
    <w:rPr>
      <w:rFonts w:cstheme="majorBidi"/>
      <w:b/>
      <w:bCs/>
      <w:color w:val="1F3864" w:themeColor="accent1" w:themeShade="80"/>
      <w:sz w:val="24"/>
      <w:szCs w:val="32"/>
      <w:lang w:val="en-US"/>
    </w:rPr>
  </w:style>
  <w:style w:type="paragraph" w:styleId="Ttulo2">
    <w:name w:val="heading 2"/>
    <w:basedOn w:val="Normal"/>
    <w:link w:val="Ttulo2Car"/>
    <w:uiPriority w:val="9"/>
    <w:unhideWhenUsed/>
    <w:qFormat/>
    <w:rsid w:val="00755AF3"/>
    <w:pPr>
      <w:widowControl w:val="0"/>
      <w:autoSpaceDE w:val="0"/>
      <w:autoSpaceDN w:val="0"/>
      <w:spacing w:after="0" w:line="240" w:lineRule="auto"/>
      <w:ind w:right="23"/>
      <w:outlineLvl w:val="1"/>
    </w:pPr>
    <w:rPr>
      <w:b/>
      <w:bCs/>
      <w:color w:val="1F3864" w:themeColor="accent1" w:themeShade="80"/>
      <w:sz w:val="24"/>
      <w:szCs w:val="24"/>
    </w:rPr>
  </w:style>
  <w:style w:type="paragraph" w:styleId="Ttulo3">
    <w:name w:val="heading 3"/>
    <w:basedOn w:val="Normal"/>
    <w:next w:val="Normal"/>
    <w:link w:val="Ttulo3Car"/>
    <w:uiPriority w:val="9"/>
    <w:unhideWhenUsed/>
    <w:qFormat/>
    <w:rsid w:val="00425370"/>
    <w:pPr>
      <w:keepNext/>
      <w:keepLines/>
      <w:spacing w:after="240" w:line="264" w:lineRule="auto"/>
      <w:jc w:val="both"/>
      <w:outlineLvl w:val="2"/>
    </w:pPr>
    <w:rPr>
      <w:b/>
      <w:color w:val="002060"/>
    </w:rPr>
  </w:style>
  <w:style w:type="paragraph" w:styleId="Ttulo4">
    <w:name w:val="heading 4"/>
    <w:basedOn w:val="Normal"/>
    <w:next w:val="Normal"/>
    <w:link w:val="Ttulo4Car"/>
    <w:uiPriority w:val="9"/>
    <w:unhideWhenUsed/>
    <w:qFormat/>
    <w:rsid w:val="00AE18AC"/>
    <w:pPr>
      <w:keepNext/>
      <w:keepLines/>
      <w:spacing w:before="40" w:after="240" w:line="264" w:lineRule="auto"/>
      <w:outlineLvl w:val="3"/>
    </w:pPr>
    <w:rPr>
      <w:rFonts w:asciiTheme="majorHAnsi" w:eastAsiaTheme="majorEastAsia" w:hAnsiTheme="majorHAnsi" w:cstheme="majorBidi"/>
      <w:b/>
      <w:i/>
      <w:iCs/>
      <w:color w:val="1F3864" w:themeColor="accent1" w:themeShade="80"/>
    </w:rPr>
  </w:style>
  <w:style w:type="paragraph" w:styleId="Ttulo5">
    <w:name w:val="heading 5"/>
    <w:basedOn w:val="Normal"/>
    <w:next w:val="Normal"/>
    <w:link w:val="Ttulo5Car"/>
    <w:uiPriority w:val="9"/>
    <w:semiHidden/>
    <w:unhideWhenUsed/>
    <w:qFormat/>
    <w:rsid w:val="00EB13E5"/>
    <w:pPr>
      <w:keepNext/>
      <w:keepLines/>
      <w:spacing w:before="40" w:after="0"/>
      <w:outlineLvl w:val="4"/>
    </w:pPr>
    <w:rPr>
      <w:rFonts w:asciiTheme="majorHAnsi" w:eastAsiaTheme="majorEastAsia" w:hAnsiTheme="majorHAnsi" w:cstheme="majorBidi"/>
      <w:b/>
      <w:color w:val="1F3864" w:themeColor="accent1" w:themeShade="80"/>
    </w:rPr>
  </w:style>
  <w:style w:type="paragraph" w:styleId="Ttulo6">
    <w:name w:val="heading 6"/>
    <w:basedOn w:val="Normal"/>
    <w:next w:val="Normal"/>
    <w:link w:val="Ttulo6Car"/>
    <w:uiPriority w:val="9"/>
    <w:semiHidden/>
    <w:unhideWhenUsed/>
    <w:qFormat/>
    <w:rsid w:val="00A15482"/>
    <w:pPr>
      <w:keepNext/>
      <w:keepLines/>
      <w:spacing w:before="40" w:after="0"/>
      <w:outlineLvl w:val="5"/>
    </w:pPr>
    <w:rPr>
      <w:rFonts w:asciiTheme="majorHAnsi" w:eastAsiaTheme="majorEastAsia" w:hAnsiTheme="majorHAnsi" w:cstheme="majorBidi"/>
      <w:b/>
      <w:color w:val="1F3864" w:themeColor="accent1" w:themeShade="80"/>
    </w:rPr>
  </w:style>
  <w:style w:type="paragraph" w:styleId="Ttulo7">
    <w:name w:val="heading 7"/>
    <w:basedOn w:val="Normal"/>
    <w:next w:val="Normal"/>
    <w:link w:val="Ttulo7Car"/>
    <w:uiPriority w:val="9"/>
    <w:unhideWhenUsed/>
    <w:qFormat/>
    <w:rsid w:val="009E212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9E212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9E212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link w:val="TtuloCar"/>
    <w:uiPriority w:val="10"/>
    <w:qFormat/>
    <w:rsid w:val="00701A3F"/>
    <w:pPr>
      <w:widowControl w:val="0"/>
      <w:autoSpaceDE w:val="0"/>
      <w:autoSpaceDN w:val="0"/>
      <w:spacing w:after="0" w:line="240" w:lineRule="auto"/>
      <w:ind w:right="477"/>
      <w:jc w:val="center"/>
    </w:pPr>
    <w:rPr>
      <w:b/>
      <w:bCs/>
      <w:sz w:val="32"/>
      <w:szCs w:val="32"/>
      <w:lang w:val="es-ES"/>
    </w:rPr>
  </w:style>
  <w:style w:type="table" w:customStyle="1" w:styleId="NormalTable1">
    <w:name w:val="Normal Table1"/>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Encabezado">
    <w:name w:val="header"/>
    <w:basedOn w:val="Normal"/>
    <w:link w:val="EncabezadoCar"/>
    <w:uiPriority w:val="99"/>
    <w:unhideWhenUsed/>
    <w:rsid w:val="001576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763F"/>
  </w:style>
  <w:style w:type="paragraph" w:styleId="Piedepgina">
    <w:name w:val="footer"/>
    <w:basedOn w:val="Normal"/>
    <w:link w:val="PiedepginaCar"/>
    <w:uiPriority w:val="99"/>
    <w:unhideWhenUsed/>
    <w:rsid w:val="001576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763F"/>
  </w:style>
  <w:style w:type="paragraph" w:styleId="Textoindependiente">
    <w:name w:val="Body Text"/>
    <w:basedOn w:val="Normal"/>
    <w:link w:val="TextoindependienteCar"/>
    <w:uiPriority w:val="1"/>
    <w:unhideWhenUsed/>
    <w:qFormat/>
    <w:rsid w:val="0015763F"/>
    <w:pPr>
      <w:autoSpaceDE w:val="0"/>
      <w:autoSpaceDN w:val="0"/>
      <w:spacing w:after="0" w:line="240" w:lineRule="auto"/>
    </w:pPr>
    <w:rPr>
      <w:rFonts w:ascii="Arial" w:hAnsi="Arial" w:cs="Arial"/>
      <w:sz w:val="24"/>
      <w:szCs w:val="24"/>
    </w:rPr>
  </w:style>
  <w:style w:type="character" w:customStyle="1" w:styleId="TextoindependienteCar">
    <w:name w:val="Texto independiente Car"/>
    <w:basedOn w:val="Fuentedeprrafopredeter"/>
    <w:link w:val="Textoindependiente"/>
    <w:uiPriority w:val="1"/>
    <w:rsid w:val="0015763F"/>
    <w:rPr>
      <w:rFonts w:ascii="Arial" w:hAnsi="Arial" w:cs="Arial"/>
      <w:kern w:val="0"/>
      <w:sz w:val="24"/>
      <w:szCs w:val="24"/>
    </w:rPr>
  </w:style>
  <w:style w:type="table" w:styleId="Tablaconcuadrcula4-nfasis1">
    <w:name w:val="Grid Table 4 Accent 1"/>
    <w:basedOn w:val="Tablanormal"/>
    <w:uiPriority w:val="49"/>
    <w:rsid w:val="0054697F"/>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table" w:styleId="Tablaconcuadrcula4-nfasis5">
    <w:name w:val="Grid Table 4 Accent 5"/>
    <w:basedOn w:val="Tablanormal"/>
    <w:uiPriority w:val="49"/>
    <w:rsid w:val="005D46AE"/>
    <w:pPr>
      <w:spacing w:after="0" w:line="240" w:lineRule="auto"/>
    </w:pPr>
    <w:tblPr>
      <w:tblStyleRowBandSize w:val="1"/>
      <w:tblStyleColBandSize w:val="1"/>
    </w:tblPr>
    <w:tcPr>
      <w:shd w:val="clear" w:color="auto" w:fill="DEEAF6" w:themeFill="accent5" w:themeFillTint="33"/>
    </w:tc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table" w:styleId="Tablaconcuadrcula4-nfasis3">
    <w:name w:val="Grid Table 4 Accent 3"/>
    <w:basedOn w:val="Tablanormal"/>
    <w:uiPriority w:val="49"/>
    <w:rsid w:val="005D46AE"/>
    <w:pPr>
      <w:spacing w:after="0" w:line="240" w:lineRule="auto"/>
    </w:pPr>
    <w:tblPr>
      <w:tblStyleRowBandSize w:val="1"/>
      <w:tblStyleColBandSize w:val="1"/>
    </w:tblPr>
    <w:tcPr>
      <w:shd w:val="clear" w:color="auto" w:fill="EDEDED" w:themeFill="accent3" w:themeFillTint="33"/>
    </w:tc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style>
  <w:style w:type="character" w:styleId="Hipervnculo">
    <w:name w:val="Hyperlink"/>
    <w:basedOn w:val="Fuentedeprrafopredeter"/>
    <w:uiPriority w:val="99"/>
    <w:unhideWhenUsed/>
    <w:rsid w:val="00AD6447"/>
    <w:rPr>
      <w:color w:val="0563C1" w:themeColor="hyperlink"/>
      <w:u w:val="single"/>
    </w:rPr>
  </w:style>
  <w:style w:type="character" w:customStyle="1" w:styleId="Mencinsinresolver1">
    <w:name w:val="Mención sin resolver1"/>
    <w:basedOn w:val="Fuentedeprrafopredeter"/>
    <w:uiPriority w:val="99"/>
    <w:semiHidden/>
    <w:unhideWhenUsed/>
    <w:rsid w:val="00AD6447"/>
    <w:rPr>
      <w:color w:val="605E5C"/>
      <w:shd w:val="clear" w:color="auto" w:fill="E1DFDD"/>
    </w:rPr>
  </w:style>
  <w:style w:type="character" w:customStyle="1" w:styleId="Ttulo2Car">
    <w:name w:val="Título 2 Car"/>
    <w:basedOn w:val="Fuentedeprrafopredeter"/>
    <w:link w:val="Ttulo2"/>
    <w:uiPriority w:val="9"/>
    <w:rsid w:val="00755AF3"/>
    <w:rPr>
      <w:rFonts w:ascii="Calibri" w:eastAsia="Calibri" w:hAnsi="Calibri" w:cs="Calibri"/>
      <w:b/>
      <w:bCs/>
      <w:color w:val="1F3864" w:themeColor="accent1" w:themeShade="80"/>
      <w:kern w:val="0"/>
      <w:sz w:val="24"/>
      <w:szCs w:val="24"/>
      <w:lang w:eastAsia="es-CO"/>
    </w:rPr>
  </w:style>
  <w:style w:type="character" w:customStyle="1" w:styleId="Ttulo1Car">
    <w:name w:val="Título 1 Car"/>
    <w:basedOn w:val="Fuentedeprrafopredeter"/>
    <w:link w:val="Ttulo1"/>
    <w:uiPriority w:val="9"/>
    <w:rsid w:val="00425370"/>
    <w:rPr>
      <w:rFonts w:eastAsia="Calibri" w:cstheme="majorBidi"/>
      <w:b/>
      <w:bCs/>
      <w:color w:val="1F3864" w:themeColor="accent1" w:themeShade="80"/>
      <w:sz w:val="24"/>
      <w:szCs w:val="32"/>
      <w:lang w:val="en-US" w:eastAsia="es-CO"/>
    </w:rPr>
  </w:style>
  <w:style w:type="character" w:customStyle="1" w:styleId="Ttulo3Car">
    <w:name w:val="Título 3 Car"/>
    <w:basedOn w:val="Fuentedeprrafopredeter"/>
    <w:link w:val="Ttulo3"/>
    <w:uiPriority w:val="9"/>
    <w:rsid w:val="00425370"/>
    <w:rPr>
      <w:rFonts w:eastAsia="Calibri"/>
      <w:b/>
      <w:color w:val="002060"/>
      <w:kern w:val="0"/>
      <w:lang w:eastAsia="es-CO"/>
    </w:rPr>
  </w:style>
  <w:style w:type="paragraph" w:styleId="Textodeglobo">
    <w:name w:val="Balloon Text"/>
    <w:basedOn w:val="Normal"/>
    <w:link w:val="TextodegloboCar"/>
    <w:uiPriority w:val="99"/>
    <w:semiHidden/>
    <w:unhideWhenUsed/>
    <w:rsid w:val="00EF17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17AA"/>
    <w:rPr>
      <w:rFonts w:ascii="Segoe UI" w:hAnsi="Segoe UI" w:cs="Segoe UI"/>
      <w:sz w:val="18"/>
      <w:szCs w:val="18"/>
    </w:rPr>
  </w:style>
  <w:style w:type="paragraph" w:styleId="Descripcin">
    <w:name w:val="caption"/>
    <w:basedOn w:val="Normal"/>
    <w:next w:val="Normal"/>
    <w:uiPriority w:val="35"/>
    <w:unhideWhenUsed/>
    <w:qFormat/>
    <w:rsid w:val="00EF17AA"/>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EF17AA"/>
    <w:pPr>
      <w:spacing w:after="0" w:line="240" w:lineRule="auto"/>
      <w:jc w:val="both"/>
    </w:pPr>
    <w:rPr>
      <w:rFonts w:ascii="Arial" w:eastAsia="Times New Roman" w:hAnsi="Arial" w:cs="Times New Roman"/>
      <w:sz w:val="20"/>
      <w:szCs w:val="20"/>
      <w:lang w:eastAsia="es-MX"/>
    </w:rPr>
  </w:style>
  <w:style w:type="character" w:customStyle="1" w:styleId="TextonotapieCar">
    <w:name w:val="Texto nota pie Car"/>
    <w:basedOn w:val="Fuentedeprrafopredeter"/>
    <w:link w:val="Textonotapie"/>
    <w:uiPriority w:val="99"/>
    <w:semiHidden/>
    <w:rsid w:val="00EF17AA"/>
    <w:rPr>
      <w:rFonts w:ascii="Arial" w:eastAsia="Times New Roman" w:hAnsi="Arial" w:cs="Times New Roman"/>
      <w:kern w:val="0"/>
      <w:sz w:val="20"/>
      <w:szCs w:val="20"/>
      <w:lang w:eastAsia="es-MX"/>
    </w:rPr>
  </w:style>
  <w:style w:type="character" w:styleId="Refdenotaalpie">
    <w:name w:val="footnote reference"/>
    <w:basedOn w:val="Fuentedeprrafopredeter"/>
    <w:uiPriority w:val="99"/>
    <w:semiHidden/>
    <w:unhideWhenUsed/>
    <w:rsid w:val="00EF17AA"/>
    <w:rPr>
      <w:vertAlign w:val="superscript"/>
    </w:rPr>
  </w:style>
  <w:style w:type="paragraph" w:styleId="Prrafodelista">
    <w:name w:val="List Paragraph"/>
    <w:basedOn w:val="Normal"/>
    <w:uiPriority w:val="34"/>
    <w:qFormat/>
    <w:rsid w:val="00EF17AA"/>
    <w:pPr>
      <w:ind w:left="720"/>
      <w:contextualSpacing/>
    </w:pPr>
  </w:style>
  <w:style w:type="table" w:customStyle="1" w:styleId="Tablaconcuadrcula4-nfasis11">
    <w:name w:val="Tabla con cuadrícula 4 - Énfasis 11"/>
    <w:basedOn w:val="Tablanormal"/>
    <w:uiPriority w:val="49"/>
    <w:rsid w:val="00C9284B"/>
    <w:pPr>
      <w:spacing w:after="0" w:line="240" w:lineRule="auto"/>
    </w:pPr>
    <w:tblPr>
      <w:tblStyleRowBandSize w:val="1"/>
      <w:tblStyleColBandSize w:val="1"/>
    </w:tblPr>
    <w:tcPr>
      <w:tcBorders>
        <w:left w:val="single" w:sz="4" w:space="0" w:color="4472C4" w:themeColor="accent1"/>
        <w:right w:val="single" w:sz="4" w:space="0" w:color="4472C4" w:themeColor="accent1"/>
      </w:tcBorders>
      <w:shd w:val="clear" w:color="auto" w:fill="D9E2F3" w:themeFill="accent1" w:themeFillTint="33"/>
    </w:tcPr>
    <w:tblStylePr w:type="firstRow">
      <w:rPr>
        <w:b/>
        <w:bCs/>
        <w:color w:val="FFFFFF" w:themeColor="background1"/>
      </w:rPr>
    </w:tblStylePr>
    <w:tblStylePr w:type="lastRow">
      <w:rPr>
        <w:rFonts w:ascii="Calibri" w:hAnsi="Calibri"/>
        <w:b/>
        <w:bCs/>
        <w:color w:val="FFFFFF" w:themeColor="background1"/>
      </w:rPr>
    </w:tblStylePr>
    <w:tblStylePr w:type="firstCol">
      <w:rPr>
        <w:b/>
        <w:bCs/>
      </w:rPr>
    </w:tblStylePr>
    <w:tblStylePr w:type="lastCol">
      <w:rPr>
        <w:b/>
        <w:bCs/>
      </w:rPr>
    </w:tblStylePr>
  </w:style>
  <w:style w:type="character" w:customStyle="1" w:styleId="Ttulo4Car">
    <w:name w:val="Título 4 Car"/>
    <w:basedOn w:val="Fuentedeprrafopredeter"/>
    <w:link w:val="Ttulo4"/>
    <w:uiPriority w:val="9"/>
    <w:rsid w:val="00AE18AC"/>
    <w:rPr>
      <w:rFonts w:asciiTheme="majorHAnsi" w:eastAsiaTheme="majorEastAsia" w:hAnsiTheme="majorHAnsi" w:cstheme="majorBidi"/>
      <w:b/>
      <w:i/>
      <w:iCs/>
      <w:color w:val="1F3864" w:themeColor="accent1" w:themeShade="80"/>
    </w:rPr>
  </w:style>
  <w:style w:type="character" w:customStyle="1" w:styleId="Ttulo5Car">
    <w:name w:val="Título 5 Car"/>
    <w:basedOn w:val="Fuentedeprrafopredeter"/>
    <w:link w:val="Ttulo5"/>
    <w:uiPriority w:val="9"/>
    <w:rsid w:val="00EB13E5"/>
    <w:rPr>
      <w:rFonts w:asciiTheme="majorHAnsi" w:eastAsiaTheme="majorEastAsia" w:hAnsiTheme="majorHAnsi" w:cstheme="majorBidi"/>
      <w:b/>
      <w:color w:val="1F3864" w:themeColor="accent1" w:themeShade="80"/>
    </w:rPr>
  </w:style>
  <w:style w:type="character" w:customStyle="1" w:styleId="Ttulo6Car">
    <w:name w:val="Título 6 Car"/>
    <w:basedOn w:val="Fuentedeprrafopredeter"/>
    <w:link w:val="Ttulo6"/>
    <w:uiPriority w:val="9"/>
    <w:rsid w:val="00A15482"/>
    <w:rPr>
      <w:rFonts w:asciiTheme="majorHAnsi" w:eastAsiaTheme="majorEastAsia" w:hAnsiTheme="majorHAnsi" w:cstheme="majorBidi"/>
      <w:b/>
      <w:color w:val="1F3864" w:themeColor="accent1" w:themeShade="80"/>
    </w:rPr>
  </w:style>
  <w:style w:type="table" w:styleId="Tabladelista4-nfasis1">
    <w:name w:val="List Table 4 Accent 1"/>
    <w:basedOn w:val="Tablanormal"/>
    <w:uiPriority w:val="49"/>
    <w:rsid w:val="003801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n">
    <w:name w:val="Revision"/>
    <w:hidden/>
    <w:uiPriority w:val="99"/>
    <w:semiHidden/>
    <w:rsid w:val="003E7BFC"/>
    <w:pPr>
      <w:spacing w:after="0" w:line="240" w:lineRule="auto"/>
    </w:pPr>
  </w:style>
  <w:style w:type="character" w:customStyle="1" w:styleId="TtuloCar">
    <w:name w:val="Título Car"/>
    <w:basedOn w:val="Fuentedeprrafopredeter"/>
    <w:link w:val="Ttulo"/>
    <w:uiPriority w:val="10"/>
    <w:rsid w:val="00701A3F"/>
    <w:rPr>
      <w:rFonts w:ascii="Calibri" w:eastAsia="Calibri" w:hAnsi="Calibri" w:cs="Calibri"/>
      <w:b/>
      <w:bCs/>
      <w:kern w:val="0"/>
      <w:sz w:val="32"/>
      <w:szCs w:val="32"/>
      <w:lang w:val="es-ES"/>
    </w:rPr>
  </w:style>
  <w:style w:type="character" w:customStyle="1" w:styleId="Ttulo7Car">
    <w:name w:val="Título 7 Car"/>
    <w:basedOn w:val="Fuentedeprrafopredeter"/>
    <w:link w:val="Ttulo7"/>
    <w:uiPriority w:val="9"/>
    <w:rsid w:val="009E212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rsid w:val="009E212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9E2122"/>
    <w:rPr>
      <w:rFonts w:asciiTheme="majorHAnsi" w:eastAsiaTheme="majorEastAsia" w:hAnsiTheme="majorHAnsi" w:cstheme="majorBidi"/>
      <w:i/>
      <w:iCs/>
      <w:color w:val="272727" w:themeColor="text1" w:themeTint="D8"/>
      <w:sz w:val="21"/>
      <w:szCs w:val="21"/>
    </w:rPr>
  </w:style>
  <w:style w:type="paragraph" w:customStyle="1" w:styleId="Default">
    <w:name w:val="Default"/>
    <w:rsid w:val="001A6628"/>
    <w:pPr>
      <w:autoSpaceDE w:val="0"/>
      <w:autoSpaceDN w:val="0"/>
      <w:adjustRightInd w:val="0"/>
      <w:spacing w:after="0" w:line="240" w:lineRule="auto"/>
    </w:pPr>
    <w:rPr>
      <w:rFonts w:ascii="Arial" w:hAnsi="Arial" w:cs="Arial"/>
      <w:color w:val="000000"/>
      <w:sz w:val="24"/>
      <w:szCs w:val="24"/>
    </w:rPr>
  </w:style>
  <w:style w:type="paragraph" w:customStyle="1" w:styleId="TableParagraph">
    <w:name w:val="Table Paragraph"/>
    <w:basedOn w:val="Normal"/>
    <w:uiPriority w:val="1"/>
    <w:qFormat/>
    <w:rsid w:val="00935C04"/>
    <w:pPr>
      <w:widowControl w:val="0"/>
      <w:autoSpaceDE w:val="0"/>
      <w:autoSpaceDN w:val="0"/>
      <w:spacing w:after="0" w:line="240" w:lineRule="auto"/>
    </w:pPr>
    <w:rPr>
      <w:lang w:val="es-ES"/>
    </w:rPr>
  </w:style>
  <w:style w:type="paragraph" w:styleId="TtuloTDC">
    <w:name w:val="TOC Heading"/>
    <w:basedOn w:val="Ttulo1"/>
    <w:next w:val="Normal"/>
    <w:uiPriority w:val="39"/>
    <w:unhideWhenUsed/>
    <w:qFormat/>
    <w:rsid w:val="00B9348F"/>
    <w:pPr>
      <w:keepNext/>
      <w:keepLines/>
      <w:widowControl/>
      <w:spacing w:before="240" w:line="259" w:lineRule="auto"/>
      <w:outlineLvl w:val="9"/>
    </w:pPr>
    <w:rPr>
      <w:rFonts w:asciiTheme="majorHAnsi" w:eastAsiaTheme="majorEastAsia" w:hAnsiTheme="majorHAnsi"/>
      <w:b w:val="0"/>
      <w:bCs w:val="0"/>
      <w:color w:val="2F5496" w:themeColor="accent1" w:themeShade="BF"/>
      <w:sz w:val="32"/>
      <w:lang w:val="es-CO"/>
    </w:rPr>
  </w:style>
  <w:style w:type="paragraph" w:styleId="TDC1">
    <w:name w:val="toc 1"/>
    <w:basedOn w:val="Normal"/>
    <w:next w:val="Normal"/>
    <w:autoRedefine/>
    <w:uiPriority w:val="39"/>
    <w:unhideWhenUsed/>
    <w:qFormat/>
    <w:rsid w:val="00B9348F"/>
    <w:pPr>
      <w:spacing w:after="100"/>
    </w:pPr>
  </w:style>
  <w:style w:type="paragraph" w:styleId="TDC2">
    <w:name w:val="toc 2"/>
    <w:basedOn w:val="Normal"/>
    <w:next w:val="Normal"/>
    <w:autoRedefine/>
    <w:uiPriority w:val="39"/>
    <w:unhideWhenUsed/>
    <w:qFormat/>
    <w:rsid w:val="00D15944"/>
    <w:pPr>
      <w:tabs>
        <w:tab w:val="left" w:pos="1418"/>
        <w:tab w:val="right" w:leader="dot" w:pos="9740"/>
      </w:tabs>
      <w:spacing w:after="100"/>
      <w:ind w:left="220"/>
    </w:pPr>
  </w:style>
  <w:style w:type="paragraph" w:styleId="TDC3">
    <w:name w:val="toc 3"/>
    <w:basedOn w:val="Normal"/>
    <w:next w:val="Normal"/>
    <w:autoRedefine/>
    <w:uiPriority w:val="39"/>
    <w:unhideWhenUsed/>
    <w:qFormat/>
    <w:rsid w:val="00B9348F"/>
    <w:pPr>
      <w:spacing w:after="100"/>
      <w:ind w:left="440"/>
    </w:pPr>
  </w:style>
  <w:style w:type="paragraph" w:styleId="Tabladeilustraciones">
    <w:name w:val="table of figures"/>
    <w:basedOn w:val="Normal"/>
    <w:next w:val="Normal"/>
    <w:uiPriority w:val="99"/>
    <w:unhideWhenUsed/>
    <w:rsid w:val="005E7291"/>
    <w:pPr>
      <w:spacing w:after="0"/>
    </w:pPr>
  </w:style>
  <w:style w:type="table" w:styleId="Tablaconcuadrcula">
    <w:name w:val="Table Grid"/>
    <w:basedOn w:val="Tablanormal"/>
    <w:uiPriority w:val="39"/>
    <w:rsid w:val="003422F9"/>
    <w:pPr>
      <w:spacing w:after="0" w:line="240" w:lineRule="auto"/>
    </w:pPr>
    <w:tblPr/>
  </w:style>
  <w:style w:type="paragraph" w:styleId="TDC4">
    <w:name w:val="toc 4"/>
    <w:basedOn w:val="Normal"/>
    <w:uiPriority w:val="39"/>
    <w:qFormat/>
    <w:rsid w:val="00A2571A"/>
    <w:pPr>
      <w:widowControl w:val="0"/>
      <w:autoSpaceDE w:val="0"/>
      <w:autoSpaceDN w:val="0"/>
      <w:spacing w:before="22" w:after="0" w:line="240" w:lineRule="auto"/>
      <w:ind w:left="2105" w:hanging="887"/>
    </w:pPr>
    <w:rPr>
      <w:b/>
      <w:bCs/>
      <w:lang w:val="es-ES"/>
    </w:rPr>
  </w:style>
  <w:style w:type="character" w:styleId="Hipervnculovisitado">
    <w:name w:val="FollowedHyperlink"/>
    <w:basedOn w:val="Fuentedeprrafopredeter"/>
    <w:uiPriority w:val="99"/>
    <w:semiHidden/>
    <w:unhideWhenUsed/>
    <w:rsid w:val="00A2571A"/>
    <w:rPr>
      <w:color w:val="954F72" w:themeColor="followedHyperlink"/>
      <w:u w:val="single"/>
    </w:rPr>
  </w:style>
  <w:style w:type="table" w:customStyle="1" w:styleId="TableNormal10">
    <w:name w:val="Table Normal10"/>
    <w:uiPriority w:val="2"/>
    <w:semiHidden/>
    <w:unhideWhenUsed/>
    <w:qFormat/>
    <w:rsid w:val="00BD132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900B2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0">
    <w:name w:val="Table Normal30"/>
    <w:uiPriority w:val="2"/>
    <w:semiHidden/>
    <w:unhideWhenUsed/>
    <w:qFormat/>
    <w:rsid w:val="002170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msonormal0">
    <w:name w:val="msonormal"/>
    <w:basedOn w:val="Normal"/>
    <w:rsid w:val="00D164C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16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Fuentedeprrafopredeter"/>
    <w:rsid w:val="00D164CA"/>
  </w:style>
  <w:style w:type="paragraph" w:customStyle="1" w:styleId="xl65">
    <w:name w:val="xl65"/>
    <w:basedOn w:val="Normal"/>
    <w:rsid w:val="00046E4D"/>
    <w:pPr>
      <w:pBdr>
        <w:top w:val="single" w:sz="8" w:space="0" w:color="4472C4"/>
        <w:left w:val="single" w:sz="8" w:space="0" w:color="4472C4"/>
        <w:bottom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paragraph" w:customStyle="1" w:styleId="xl66">
    <w:name w:val="xl66"/>
    <w:basedOn w:val="Normal"/>
    <w:rsid w:val="00046E4D"/>
    <w:pPr>
      <w:pBdr>
        <w:top w:val="single" w:sz="8" w:space="0" w:color="4472C4"/>
        <w:bottom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paragraph" w:customStyle="1" w:styleId="xl67">
    <w:name w:val="xl67"/>
    <w:basedOn w:val="Normal"/>
    <w:rsid w:val="00046E4D"/>
    <w:pPr>
      <w:pBdr>
        <w:top w:val="single" w:sz="8" w:space="0" w:color="4472C4"/>
        <w:bottom w:val="single" w:sz="8" w:space="0" w:color="4472C4"/>
        <w:right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paragraph" w:customStyle="1" w:styleId="xl68">
    <w:name w:val="xl68"/>
    <w:basedOn w:val="Normal"/>
    <w:rsid w:val="00046E4D"/>
    <w:pPr>
      <w:pBdr>
        <w:left w:val="single" w:sz="8" w:space="0" w:color="8EAADB"/>
        <w:bottom w:val="single" w:sz="8" w:space="0" w:color="8EAADB"/>
        <w:right w:val="single" w:sz="8" w:space="0" w:color="8EAADB"/>
      </w:pBdr>
      <w:shd w:val="clear" w:color="000000" w:fill="D9E2F3"/>
      <w:spacing w:before="100" w:beforeAutospacing="1" w:after="100" w:afterAutospacing="1" w:line="240" w:lineRule="auto"/>
      <w:jc w:val="center"/>
      <w:textAlignment w:val="center"/>
    </w:pPr>
    <w:rPr>
      <w:rFonts w:eastAsia="Times New Roman"/>
      <w:b/>
      <w:bCs/>
      <w:color w:val="000000"/>
      <w:sz w:val="16"/>
      <w:szCs w:val="16"/>
    </w:rPr>
  </w:style>
  <w:style w:type="paragraph" w:customStyle="1" w:styleId="xl69">
    <w:name w:val="xl69"/>
    <w:basedOn w:val="Normal"/>
    <w:rsid w:val="00046E4D"/>
    <w:pPr>
      <w:pBdr>
        <w:bottom w:val="single" w:sz="8" w:space="0" w:color="8EAADB"/>
        <w:right w:val="single" w:sz="8" w:space="0" w:color="8EAADB"/>
      </w:pBdr>
      <w:shd w:val="clear" w:color="000000" w:fill="D9E2F3"/>
      <w:spacing w:before="100" w:beforeAutospacing="1" w:after="100" w:afterAutospacing="1" w:line="240" w:lineRule="auto"/>
      <w:jc w:val="center"/>
      <w:textAlignment w:val="center"/>
    </w:pPr>
    <w:rPr>
      <w:rFonts w:eastAsia="Times New Roman"/>
      <w:color w:val="000000"/>
      <w:sz w:val="16"/>
      <w:szCs w:val="16"/>
    </w:rPr>
  </w:style>
  <w:style w:type="paragraph" w:customStyle="1" w:styleId="xl70">
    <w:name w:val="xl70"/>
    <w:basedOn w:val="Normal"/>
    <w:rsid w:val="00046E4D"/>
    <w:pPr>
      <w:pBdr>
        <w:bottom w:val="single" w:sz="8" w:space="0" w:color="8EAADB"/>
        <w:right w:val="single" w:sz="8" w:space="0" w:color="8EAADB"/>
      </w:pBdr>
      <w:shd w:val="clear" w:color="000000" w:fill="D9E2F3"/>
      <w:spacing w:before="100" w:beforeAutospacing="1" w:after="100" w:afterAutospacing="1" w:line="240" w:lineRule="auto"/>
      <w:jc w:val="center"/>
      <w:textAlignment w:val="center"/>
    </w:pPr>
    <w:rPr>
      <w:rFonts w:eastAsia="Times New Roman"/>
      <w:color w:val="000000"/>
      <w:sz w:val="16"/>
      <w:szCs w:val="16"/>
    </w:rPr>
  </w:style>
  <w:style w:type="paragraph" w:customStyle="1" w:styleId="xl71">
    <w:name w:val="xl71"/>
    <w:basedOn w:val="Normal"/>
    <w:rsid w:val="00046E4D"/>
    <w:pPr>
      <w:pBdr>
        <w:left w:val="single" w:sz="8" w:space="0" w:color="8EAADB"/>
        <w:bottom w:val="single" w:sz="8" w:space="0" w:color="8EAADB"/>
        <w:right w:val="single" w:sz="8" w:space="0" w:color="8EAADB"/>
      </w:pBdr>
      <w:spacing w:before="100" w:beforeAutospacing="1" w:after="100" w:afterAutospacing="1" w:line="240" w:lineRule="auto"/>
      <w:jc w:val="center"/>
      <w:textAlignment w:val="center"/>
    </w:pPr>
    <w:rPr>
      <w:rFonts w:eastAsia="Times New Roman"/>
      <w:b/>
      <w:bCs/>
      <w:color w:val="000000"/>
      <w:sz w:val="16"/>
      <w:szCs w:val="16"/>
    </w:rPr>
  </w:style>
  <w:style w:type="paragraph" w:customStyle="1" w:styleId="xl72">
    <w:name w:val="xl72"/>
    <w:basedOn w:val="Normal"/>
    <w:rsid w:val="00046E4D"/>
    <w:pPr>
      <w:pBdr>
        <w:bottom w:val="single" w:sz="8" w:space="0" w:color="8EAADB"/>
        <w:right w:val="single" w:sz="8" w:space="0" w:color="8EAADB"/>
      </w:pBdr>
      <w:spacing w:before="100" w:beforeAutospacing="1" w:after="100" w:afterAutospacing="1" w:line="240" w:lineRule="auto"/>
      <w:jc w:val="center"/>
      <w:textAlignment w:val="center"/>
    </w:pPr>
    <w:rPr>
      <w:rFonts w:eastAsia="Times New Roman"/>
      <w:color w:val="000000"/>
      <w:sz w:val="16"/>
      <w:szCs w:val="16"/>
    </w:rPr>
  </w:style>
  <w:style w:type="paragraph" w:customStyle="1" w:styleId="xl73">
    <w:name w:val="xl73"/>
    <w:basedOn w:val="Normal"/>
    <w:rsid w:val="00046E4D"/>
    <w:pPr>
      <w:pBdr>
        <w:bottom w:val="single" w:sz="8" w:space="0" w:color="8EAADB"/>
        <w:right w:val="single" w:sz="8" w:space="0" w:color="8EAADB"/>
      </w:pBdr>
      <w:spacing w:before="100" w:beforeAutospacing="1" w:after="100" w:afterAutospacing="1" w:line="240" w:lineRule="auto"/>
      <w:jc w:val="center"/>
      <w:textAlignment w:val="center"/>
    </w:pPr>
    <w:rPr>
      <w:rFonts w:eastAsia="Times New Roman"/>
      <w:color w:val="000000"/>
      <w:sz w:val="16"/>
      <w:szCs w:val="16"/>
    </w:rPr>
  </w:style>
  <w:style w:type="table" w:styleId="Tabladelista4-nfasis5">
    <w:name w:val="List Table 4 Accent 5"/>
    <w:basedOn w:val="Tablanormal"/>
    <w:uiPriority w:val="49"/>
    <w:rsid w:val="00682FFA"/>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customStyle="1" w:styleId="xl63">
    <w:name w:val="xl63"/>
    <w:basedOn w:val="Normal"/>
    <w:rsid w:val="008603E9"/>
    <w:pPr>
      <w:pBdr>
        <w:top w:val="single" w:sz="8" w:space="0" w:color="4472C4"/>
        <w:left w:val="single" w:sz="8" w:space="0" w:color="4472C4"/>
        <w:bottom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paragraph" w:customStyle="1" w:styleId="xl64">
    <w:name w:val="xl64"/>
    <w:basedOn w:val="Normal"/>
    <w:rsid w:val="008603E9"/>
    <w:pPr>
      <w:pBdr>
        <w:top w:val="single" w:sz="8" w:space="0" w:color="4472C4"/>
        <w:bottom w:val="single" w:sz="8" w:space="0" w:color="4472C4"/>
      </w:pBdr>
      <w:shd w:val="clear" w:color="000000" w:fill="4472C4"/>
      <w:spacing w:before="100" w:beforeAutospacing="1" w:after="100" w:afterAutospacing="1" w:line="240" w:lineRule="auto"/>
      <w:jc w:val="center"/>
      <w:textAlignment w:val="center"/>
    </w:pPr>
    <w:rPr>
      <w:rFonts w:eastAsia="Times New Roman"/>
      <w:color w:val="FFFFFF"/>
      <w:sz w:val="14"/>
      <w:szCs w:val="14"/>
    </w:rPr>
  </w:style>
  <w:style w:type="table" w:customStyle="1" w:styleId="7">
    <w:name w:val="7"/>
    <w:basedOn w:val="Tablanormal"/>
    <w:rsid w:val="001E7A53"/>
    <w:pPr>
      <w:spacing w:after="0" w:line="240" w:lineRule="auto"/>
    </w:pPr>
    <w:tblPr/>
    <w:tblStylePr w:type="firstRow">
      <w:rPr>
        <w:b/>
        <w:color w:val="FFFFFF"/>
      </w:rPr>
    </w:tblStylePr>
    <w:tblStylePr w:type="lastRow">
      <w:rPr>
        <w:b/>
      </w:rPr>
    </w:tblStylePr>
    <w:tblStylePr w:type="firstCol">
      <w:rPr>
        <w:b/>
      </w:rPr>
    </w:tblStylePr>
    <w:tblStylePr w:type="lastCol">
      <w:rPr>
        <w:b/>
      </w:rPr>
    </w:tblStylePr>
  </w:style>
  <w:style w:type="table" w:customStyle="1" w:styleId="6">
    <w:name w:val="6"/>
    <w:basedOn w:val="Tablanormal"/>
    <w:rsid w:val="006E2A2B"/>
    <w:pPr>
      <w:spacing w:after="0" w:line="240" w:lineRule="auto"/>
    </w:p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5">
    <w:name w:val="5"/>
    <w:basedOn w:val="Tablanormal"/>
    <w:rsid w:val="00E679C2"/>
    <w:pPr>
      <w:spacing w:after="0" w:line="240" w:lineRule="auto"/>
    </w:p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4">
    <w:name w:val="4"/>
    <w:basedOn w:val="Tablanormal"/>
    <w:rsid w:val="002133EC"/>
    <w:tblPr/>
  </w:style>
  <w:style w:type="table" w:customStyle="1" w:styleId="3">
    <w:name w:val="3"/>
    <w:basedOn w:val="Tablanormal"/>
    <w:rsid w:val="00862D8A"/>
    <w:tblPr/>
  </w:style>
  <w:style w:type="table" w:customStyle="1" w:styleId="2">
    <w:name w:val="2"/>
    <w:basedOn w:val="Tablanormal"/>
    <w:rsid w:val="006306BE"/>
    <w:tblPr/>
  </w:style>
  <w:style w:type="table" w:customStyle="1" w:styleId="NormalTable00">
    <w:name w:val="Normal Table00"/>
    <w:uiPriority w:val="2"/>
    <w:semiHidden/>
    <w:unhideWhenUsed/>
    <w:qFormat/>
    <w:rsid w:val="00D402D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F2C88"/>
    <w:rPr>
      <w:color w:val="605E5C"/>
      <w:shd w:val="clear" w:color="auto" w:fill="E1DFDD"/>
    </w:rPr>
  </w:style>
  <w:style w:type="paragraph" w:customStyle="1" w:styleId="footnotedescription">
    <w:name w:val="footnote description"/>
    <w:next w:val="Normal"/>
    <w:link w:val="footnotedescriptionChar"/>
    <w:hidden/>
    <w:rsid w:val="00AE54FB"/>
    <w:pPr>
      <w:spacing w:after="0"/>
      <w:ind w:left="427"/>
    </w:pPr>
    <w:rPr>
      <w:rFonts w:ascii="Arial" w:eastAsia="Arial" w:hAnsi="Arial" w:cs="Arial"/>
      <w:color w:val="000000"/>
      <w:sz w:val="16"/>
    </w:rPr>
  </w:style>
  <w:style w:type="character" w:customStyle="1" w:styleId="footnotedescriptionChar">
    <w:name w:val="footnote description Char"/>
    <w:link w:val="footnotedescription"/>
    <w:rsid w:val="00AE54FB"/>
    <w:rPr>
      <w:rFonts w:ascii="Arial" w:eastAsia="Arial" w:hAnsi="Arial" w:cs="Arial"/>
      <w:color w:val="000000"/>
      <w:kern w:val="0"/>
      <w:sz w:val="16"/>
      <w:lang w:eastAsia="es-CO"/>
    </w:rPr>
  </w:style>
  <w:style w:type="character" w:customStyle="1" w:styleId="footnotemark">
    <w:name w:val="footnote mark"/>
    <w:hidden/>
    <w:rsid w:val="00AE54FB"/>
    <w:rPr>
      <w:rFonts w:ascii="Arial" w:eastAsia="Arial" w:hAnsi="Arial" w:cs="Arial"/>
      <w:color w:val="000000"/>
      <w:sz w:val="20"/>
      <w:vertAlign w:val="superscript"/>
    </w:rPr>
  </w:style>
  <w:style w:type="table" w:customStyle="1" w:styleId="TableGrid0">
    <w:name w:val="Table Grid0"/>
    <w:rsid w:val="00AE54FB"/>
    <w:pPr>
      <w:spacing w:after="0" w:line="240" w:lineRule="auto"/>
    </w:pPr>
    <w:rPr>
      <w:rFonts w:eastAsiaTheme="minorEastAsia"/>
    </w:rPr>
    <w:tblPr>
      <w:tblCellMar>
        <w:top w:w="0" w:type="dxa"/>
        <w:left w:w="0" w:type="dxa"/>
        <w:bottom w:w="0" w:type="dxa"/>
        <w:right w:w="0" w:type="dxa"/>
      </w:tblCellMar>
    </w:tblPr>
  </w:style>
  <w:style w:type="paragraph" w:customStyle="1" w:styleId="PORTADA">
    <w:name w:val="PORTADA"/>
    <w:basedOn w:val="Normal"/>
    <w:link w:val="PORTADACar"/>
    <w:qFormat/>
    <w:rsid w:val="00AE54FB"/>
    <w:pPr>
      <w:jc w:val="center"/>
    </w:pPr>
    <w:rPr>
      <w:rFonts w:ascii="Arial" w:hAnsi="Arial"/>
      <w:b/>
      <w:caps/>
      <w:sz w:val="28"/>
    </w:rPr>
  </w:style>
  <w:style w:type="character" w:customStyle="1" w:styleId="PORTADACar">
    <w:name w:val="PORTADA Car"/>
    <w:basedOn w:val="Fuentedeprrafopredeter"/>
    <w:link w:val="PORTADA"/>
    <w:rsid w:val="00AE54FB"/>
    <w:rPr>
      <w:rFonts w:ascii="Arial" w:hAnsi="Arial"/>
      <w:b/>
      <w:caps/>
      <w:kern w:val="0"/>
      <w:sz w:val="28"/>
    </w:rPr>
  </w:style>
  <w:style w:type="paragraph" w:styleId="TDC5">
    <w:name w:val="toc 5"/>
    <w:basedOn w:val="Normal"/>
    <w:next w:val="Normal"/>
    <w:autoRedefine/>
    <w:uiPriority w:val="39"/>
    <w:unhideWhenUsed/>
    <w:rsid w:val="00AE54FB"/>
    <w:pPr>
      <w:spacing w:after="0" w:line="240" w:lineRule="auto"/>
      <w:ind w:left="880"/>
    </w:pPr>
    <w:rPr>
      <w:rFonts w:eastAsia="Times New Roman" w:cstheme="minorHAnsi"/>
      <w:sz w:val="20"/>
      <w:szCs w:val="20"/>
      <w:lang w:eastAsia="es-MX"/>
    </w:rPr>
  </w:style>
  <w:style w:type="paragraph" w:styleId="TDC6">
    <w:name w:val="toc 6"/>
    <w:basedOn w:val="Normal"/>
    <w:next w:val="Normal"/>
    <w:autoRedefine/>
    <w:uiPriority w:val="39"/>
    <w:unhideWhenUsed/>
    <w:rsid w:val="00AE54FB"/>
    <w:pPr>
      <w:spacing w:after="0" w:line="240" w:lineRule="auto"/>
      <w:ind w:left="1100"/>
    </w:pPr>
    <w:rPr>
      <w:rFonts w:eastAsia="Times New Roman" w:cstheme="minorHAnsi"/>
      <w:sz w:val="20"/>
      <w:szCs w:val="20"/>
      <w:lang w:eastAsia="es-MX"/>
    </w:rPr>
  </w:style>
  <w:style w:type="paragraph" w:styleId="TDC7">
    <w:name w:val="toc 7"/>
    <w:basedOn w:val="Normal"/>
    <w:next w:val="Normal"/>
    <w:autoRedefine/>
    <w:uiPriority w:val="39"/>
    <w:unhideWhenUsed/>
    <w:rsid w:val="00AE54FB"/>
    <w:pPr>
      <w:spacing w:after="0" w:line="240" w:lineRule="auto"/>
      <w:ind w:left="1320"/>
    </w:pPr>
    <w:rPr>
      <w:rFonts w:eastAsia="Times New Roman" w:cstheme="minorHAnsi"/>
      <w:sz w:val="20"/>
      <w:szCs w:val="20"/>
      <w:lang w:eastAsia="es-MX"/>
    </w:rPr>
  </w:style>
  <w:style w:type="paragraph" w:styleId="TDC8">
    <w:name w:val="toc 8"/>
    <w:basedOn w:val="Normal"/>
    <w:next w:val="Normal"/>
    <w:autoRedefine/>
    <w:uiPriority w:val="39"/>
    <w:unhideWhenUsed/>
    <w:rsid w:val="00AE54FB"/>
    <w:pPr>
      <w:spacing w:after="0" w:line="240" w:lineRule="auto"/>
      <w:ind w:left="1540"/>
    </w:pPr>
    <w:rPr>
      <w:rFonts w:eastAsia="Times New Roman" w:cstheme="minorHAnsi"/>
      <w:sz w:val="20"/>
      <w:szCs w:val="20"/>
      <w:lang w:eastAsia="es-MX"/>
    </w:rPr>
  </w:style>
  <w:style w:type="paragraph" w:styleId="TDC9">
    <w:name w:val="toc 9"/>
    <w:basedOn w:val="Normal"/>
    <w:next w:val="Normal"/>
    <w:autoRedefine/>
    <w:uiPriority w:val="39"/>
    <w:unhideWhenUsed/>
    <w:rsid w:val="00AE54FB"/>
    <w:pPr>
      <w:spacing w:after="0" w:line="240" w:lineRule="auto"/>
      <w:ind w:left="1760"/>
    </w:pPr>
    <w:rPr>
      <w:rFonts w:eastAsia="Times New Roman" w:cstheme="minorHAnsi"/>
      <w:sz w:val="20"/>
      <w:szCs w:val="20"/>
      <w:lang w:eastAsia="es-MX"/>
    </w:rPr>
  </w:style>
  <w:style w:type="paragraph" w:customStyle="1" w:styleId="xl74">
    <w:name w:val="xl74"/>
    <w:basedOn w:val="Normal"/>
    <w:rsid w:val="00AE54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Narrow" w:eastAsia="Times New Roman" w:hAnsi="Arial Narrow" w:cs="Times New Roman"/>
      <w:sz w:val="18"/>
      <w:szCs w:val="18"/>
    </w:rPr>
  </w:style>
  <w:style w:type="paragraph" w:customStyle="1" w:styleId="xl75">
    <w:name w:val="xl75"/>
    <w:basedOn w:val="Normal"/>
    <w:rsid w:val="00AE54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sz w:val="18"/>
      <w:szCs w:val="18"/>
    </w:rPr>
  </w:style>
  <w:style w:type="paragraph" w:customStyle="1" w:styleId="xl76">
    <w:name w:val="xl76"/>
    <w:basedOn w:val="Normal"/>
    <w:rsid w:val="00AE54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sz w:val="18"/>
      <w:szCs w:val="18"/>
    </w:rPr>
  </w:style>
  <w:style w:type="paragraph" w:customStyle="1" w:styleId="xl77">
    <w:name w:val="xl77"/>
    <w:basedOn w:val="Normal"/>
    <w:rsid w:val="00AE54FB"/>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pPr>
    <w:rPr>
      <w:rFonts w:ascii="Arial Narrow" w:eastAsia="Times New Roman" w:hAnsi="Arial Narrow" w:cs="Times New Roman"/>
      <w:b/>
      <w:bCs/>
      <w:sz w:val="20"/>
      <w:szCs w:val="20"/>
    </w:rPr>
  </w:style>
  <w:style w:type="paragraph" w:customStyle="1" w:styleId="xl78">
    <w:name w:val="xl78"/>
    <w:basedOn w:val="Normal"/>
    <w:rsid w:val="00AE54F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Narrow" w:eastAsia="Times New Roman" w:hAnsi="Arial Narrow" w:cs="Times New Roman"/>
      <w:sz w:val="24"/>
      <w:szCs w:val="24"/>
    </w:rPr>
  </w:style>
  <w:style w:type="paragraph" w:styleId="Sinespaciado">
    <w:name w:val="No Spacing"/>
    <w:link w:val="SinespaciadoCar"/>
    <w:uiPriority w:val="1"/>
    <w:qFormat/>
    <w:rsid w:val="00AE54FB"/>
    <w:pPr>
      <w:spacing w:after="0" w:line="240" w:lineRule="auto"/>
    </w:pPr>
    <w:rPr>
      <w:lang w:val="es-US"/>
    </w:rPr>
  </w:style>
  <w:style w:type="table" w:styleId="Listamedia1-nfasis6">
    <w:name w:val="Medium List 1 Accent 6"/>
    <w:basedOn w:val="Tablanormal"/>
    <w:uiPriority w:val="65"/>
    <w:rsid w:val="00AE54FB"/>
    <w:pPr>
      <w:spacing w:after="0" w:line="240" w:lineRule="auto"/>
    </w:pPr>
    <w:rPr>
      <w:color w:val="000000" w:themeColor="text1"/>
    </w:rPr>
    <w:tblPr/>
    <w:tblStylePr w:type="firstRow">
      <w:rPr>
        <w:rFonts w:asciiTheme="majorHAnsi" w:eastAsiaTheme="majorEastAsia" w:hAnsiTheme="majorHAnsi" w:cstheme="majorBidi"/>
      </w:rPr>
    </w:tblStylePr>
    <w:tblStylePr w:type="lastRow">
      <w:rPr>
        <w:b/>
        <w:bCs/>
        <w:color w:val="44546A" w:themeColor="text2"/>
      </w:r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AE54FB"/>
    <w:rPr>
      <w:color w:val="808080"/>
    </w:rPr>
  </w:style>
  <w:style w:type="character" w:styleId="Refdecomentario">
    <w:name w:val="annotation reference"/>
    <w:basedOn w:val="Fuentedeprrafopredeter"/>
    <w:uiPriority w:val="99"/>
    <w:semiHidden/>
    <w:unhideWhenUsed/>
    <w:rsid w:val="00AE54FB"/>
    <w:rPr>
      <w:sz w:val="16"/>
      <w:szCs w:val="16"/>
    </w:rPr>
  </w:style>
  <w:style w:type="paragraph" w:styleId="Textocomentario">
    <w:name w:val="annotation text"/>
    <w:basedOn w:val="Normal"/>
    <w:link w:val="TextocomentarioCar"/>
    <w:uiPriority w:val="99"/>
    <w:unhideWhenUsed/>
    <w:rsid w:val="00AE54FB"/>
    <w:pPr>
      <w:spacing w:after="0" w:line="240" w:lineRule="auto"/>
      <w:jc w:val="both"/>
    </w:pPr>
    <w:rPr>
      <w:rFonts w:ascii="Arial" w:eastAsia="Times New Roman" w:hAnsi="Arial" w:cs="Times New Roman"/>
      <w:sz w:val="20"/>
      <w:szCs w:val="20"/>
      <w:lang w:eastAsia="es-MX"/>
    </w:rPr>
  </w:style>
  <w:style w:type="character" w:customStyle="1" w:styleId="TextocomentarioCar">
    <w:name w:val="Texto comentario Car"/>
    <w:basedOn w:val="Fuentedeprrafopredeter"/>
    <w:link w:val="Textocomentario"/>
    <w:uiPriority w:val="99"/>
    <w:rsid w:val="00AE54FB"/>
    <w:rPr>
      <w:rFonts w:ascii="Arial" w:eastAsia="Times New Roman" w:hAnsi="Arial" w:cs="Times New Roman"/>
      <w:kern w:val="0"/>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AE54FB"/>
    <w:rPr>
      <w:b/>
      <w:bCs/>
    </w:rPr>
  </w:style>
  <w:style w:type="character" w:customStyle="1" w:styleId="AsuntodelcomentarioCar">
    <w:name w:val="Asunto del comentario Car"/>
    <w:basedOn w:val="TextocomentarioCar"/>
    <w:link w:val="Asuntodelcomentario"/>
    <w:uiPriority w:val="99"/>
    <w:semiHidden/>
    <w:rsid w:val="00AE54FB"/>
    <w:rPr>
      <w:rFonts w:ascii="Arial" w:eastAsia="Times New Roman" w:hAnsi="Arial" w:cs="Times New Roman"/>
      <w:b/>
      <w:bCs/>
      <w:kern w:val="0"/>
      <w:sz w:val="20"/>
      <w:szCs w:val="20"/>
      <w:lang w:eastAsia="es-MX"/>
    </w:rPr>
  </w:style>
  <w:style w:type="table" w:styleId="Tablaconcuadrcula2-nfasis1">
    <w:name w:val="Grid Table 2 Accent 1"/>
    <w:basedOn w:val="Tablanormal"/>
    <w:uiPriority w:val="47"/>
    <w:rsid w:val="00AE54FB"/>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E54FB"/>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concuadrcula5oscura-nfasis1">
    <w:name w:val="Grid Table 5 Dark Accent 1"/>
    <w:basedOn w:val="Tablanormal"/>
    <w:uiPriority w:val="50"/>
    <w:rsid w:val="00AE54FB"/>
    <w:pPr>
      <w:spacing w:after="0" w:line="240" w:lineRule="auto"/>
    </w:p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Tabladelista3-nfasis5">
    <w:name w:val="List Table 3 Accent 5"/>
    <w:basedOn w:val="Tablanormal"/>
    <w:uiPriority w:val="48"/>
    <w:rsid w:val="00AE54FB"/>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Tabladelista3-nfasis1">
    <w:name w:val="List Table 3 Accent 1"/>
    <w:basedOn w:val="Tablanormal"/>
    <w:uiPriority w:val="48"/>
    <w:rsid w:val="00AE54FB"/>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customStyle="1" w:styleId="Mencinsinresolver2">
    <w:name w:val="Mención sin resolver2"/>
    <w:basedOn w:val="Fuentedeprrafopredeter"/>
    <w:uiPriority w:val="99"/>
    <w:semiHidden/>
    <w:unhideWhenUsed/>
    <w:rsid w:val="00AE54FB"/>
    <w:rPr>
      <w:color w:val="605E5C"/>
      <w:shd w:val="clear" w:color="auto" w:fill="E1DFDD"/>
    </w:rPr>
  </w:style>
  <w:style w:type="character" w:customStyle="1" w:styleId="normaltextrun">
    <w:name w:val="normaltextrun"/>
    <w:basedOn w:val="Fuentedeprrafopredeter"/>
    <w:rsid w:val="00AE54FB"/>
  </w:style>
  <w:style w:type="paragraph" w:customStyle="1" w:styleId="paragraph">
    <w:name w:val="paragraph"/>
    <w:basedOn w:val="Normal"/>
    <w:uiPriority w:val="99"/>
    <w:rsid w:val="00AE54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Fuentedeprrafopredeter"/>
    <w:rsid w:val="00AE54FB"/>
  </w:style>
  <w:style w:type="character" w:customStyle="1" w:styleId="findhit">
    <w:name w:val="findhit"/>
    <w:basedOn w:val="Fuentedeprrafopredeter"/>
    <w:rsid w:val="00AE54FB"/>
  </w:style>
  <w:style w:type="character" w:customStyle="1" w:styleId="EncabezadoCar1">
    <w:name w:val="Encabezado Car1"/>
    <w:basedOn w:val="Fuentedeprrafopredeter"/>
    <w:uiPriority w:val="99"/>
    <w:semiHidden/>
    <w:rsid w:val="00AE54FB"/>
  </w:style>
  <w:style w:type="character" w:customStyle="1" w:styleId="PiedepginaCar1">
    <w:name w:val="Pie de página Car1"/>
    <w:basedOn w:val="Fuentedeprrafopredeter"/>
    <w:uiPriority w:val="99"/>
    <w:semiHidden/>
    <w:rsid w:val="00AE54FB"/>
  </w:style>
  <w:style w:type="character" w:customStyle="1" w:styleId="SinespaciadoCar">
    <w:name w:val="Sin espaciado Car"/>
    <w:basedOn w:val="Fuentedeprrafopredeter"/>
    <w:link w:val="Sinespaciado"/>
    <w:uiPriority w:val="1"/>
    <w:rsid w:val="00AE54FB"/>
    <w:rPr>
      <w:kern w:val="0"/>
      <w:lang w:val="es-US"/>
    </w:rPr>
  </w:style>
  <w:style w:type="table" w:customStyle="1" w:styleId="Tabladelista4-nfasis51">
    <w:name w:val="Tabla de lista 4 - Énfasis 51"/>
    <w:basedOn w:val="Tablanormal"/>
    <w:uiPriority w:val="49"/>
    <w:rsid w:val="00AE54FB"/>
    <w:pPr>
      <w:spacing w:after="0" w:line="240" w:lineRule="auto"/>
    </w:p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character" w:styleId="nfasis">
    <w:name w:val="Emphasis"/>
    <w:basedOn w:val="Fuentedeprrafopredeter"/>
    <w:uiPriority w:val="20"/>
    <w:qFormat/>
    <w:rsid w:val="00AE54FB"/>
    <w:rPr>
      <w:rFonts w:ascii="Calibri" w:hAnsi="Calibri"/>
      <w:i/>
      <w:iCs/>
      <w:color w:val="002060"/>
      <w:sz w:val="22"/>
    </w:rPr>
  </w:style>
  <w:style w:type="paragraph" w:customStyle="1" w:styleId="xl79">
    <w:name w:val="xl79"/>
    <w:basedOn w:val="Normal"/>
    <w:rsid w:val="00AE54FB"/>
    <w:pPr>
      <w:pBdr>
        <w:bottom w:val="single" w:sz="8" w:space="0" w:color="8EAADB"/>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color w:val="FFFFFF"/>
      <w:sz w:val="18"/>
      <w:szCs w:val="18"/>
    </w:rPr>
  </w:style>
  <w:style w:type="paragraph" w:customStyle="1" w:styleId="xl80">
    <w:name w:val="xl80"/>
    <w:basedOn w:val="Normal"/>
    <w:rsid w:val="00AE54FB"/>
    <w:pPr>
      <w:pBdr>
        <w:bottom w:val="single" w:sz="8" w:space="0" w:color="8EAADB"/>
        <w:right w:val="single" w:sz="8" w:space="0" w:color="8EAADB"/>
      </w:pBdr>
      <w:shd w:val="clear" w:color="000000" w:fill="0070C0"/>
      <w:spacing w:before="100" w:beforeAutospacing="1" w:after="100" w:afterAutospacing="1" w:line="240" w:lineRule="auto"/>
      <w:jc w:val="center"/>
      <w:textAlignment w:val="center"/>
    </w:pPr>
    <w:rPr>
      <w:rFonts w:ascii="Times New Roman" w:eastAsia="Times New Roman" w:hAnsi="Times New Roman" w:cs="Times New Roman"/>
      <w:color w:val="FFFFFF"/>
      <w:sz w:val="18"/>
      <w:szCs w:val="18"/>
    </w:rPr>
  </w:style>
  <w:style w:type="paragraph" w:customStyle="1" w:styleId="xl81">
    <w:name w:val="xl81"/>
    <w:basedOn w:val="Normal"/>
    <w:rsid w:val="00AE54F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rPr>
  </w:style>
  <w:style w:type="paragraph" w:customStyle="1" w:styleId="xl82">
    <w:name w:val="xl82"/>
    <w:basedOn w:val="Normal"/>
    <w:rsid w:val="00AE54F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top"/>
    </w:pPr>
    <w:rPr>
      <w:rFonts w:ascii="Times New Roman" w:eastAsia="Times New Roman" w:hAnsi="Times New Roman" w:cs="Times New Roman"/>
      <w:color w:val="000000"/>
    </w:rPr>
  </w:style>
  <w:style w:type="paragraph" w:customStyle="1" w:styleId="xl83">
    <w:name w:val="xl83"/>
    <w:basedOn w:val="Normal"/>
    <w:rsid w:val="00AE54F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rPr>
  </w:style>
  <w:style w:type="paragraph" w:customStyle="1" w:styleId="xl84">
    <w:name w:val="xl84"/>
    <w:basedOn w:val="Normal"/>
    <w:rsid w:val="00AE54FB"/>
    <w:pPr>
      <w:pBdr>
        <w:top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rPr>
  </w:style>
  <w:style w:type="paragraph" w:customStyle="1" w:styleId="xl85">
    <w:name w:val="xl85"/>
    <w:basedOn w:val="Normal"/>
    <w:rsid w:val="00AE54FB"/>
    <w:pPr>
      <w:spacing w:before="100" w:beforeAutospacing="1" w:after="100" w:afterAutospacing="1" w:line="240" w:lineRule="auto"/>
    </w:pPr>
    <w:rPr>
      <w:rFonts w:ascii="Times New Roman" w:eastAsia="Times New Roman" w:hAnsi="Times New Roman" w:cs="Times New Roman"/>
      <w:b/>
      <w:bCs/>
      <w:color w:val="000000"/>
    </w:rPr>
  </w:style>
  <w:style w:type="paragraph" w:customStyle="1" w:styleId="xl86">
    <w:name w:val="xl86"/>
    <w:basedOn w:val="Normal"/>
    <w:rsid w:val="00AE54F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rPr>
  </w:style>
  <w:style w:type="paragraph" w:customStyle="1" w:styleId="xl87">
    <w:name w:val="xl87"/>
    <w:basedOn w:val="Normal"/>
    <w:rsid w:val="00AE54FB"/>
    <w:pPr>
      <w:spacing w:before="100" w:beforeAutospacing="1" w:after="100" w:afterAutospacing="1" w:line="240" w:lineRule="auto"/>
    </w:pPr>
    <w:rPr>
      <w:rFonts w:eastAsia="Times New Roman"/>
      <w:sz w:val="18"/>
      <w:szCs w:val="18"/>
    </w:rPr>
  </w:style>
  <w:style w:type="paragraph" w:customStyle="1" w:styleId="xl88">
    <w:name w:val="xl88"/>
    <w:basedOn w:val="Normal"/>
    <w:rsid w:val="00AE54FB"/>
    <w:pPr>
      <w:pBdr>
        <w:top w:val="single" w:sz="4" w:space="0" w:color="000000"/>
        <w:left w:val="single" w:sz="4" w:space="0" w:color="000000"/>
        <w:bottom w:val="single" w:sz="4" w:space="0" w:color="000000"/>
        <w:right w:val="single" w:sz="4" w:space="0" w:color="000000"/>
      </w:pBdr>
      <w:shd w:val="clear" w:color="1C4587" w:fill="1C4587"/>
      <w:spacing w:before="100" w:beforeAutospacing="1" w:after="100" w:afterAutospacing="1" w:line="240" w:lineRule="auto"/>
      <w:jc w:val="center"/>
      <w:textAlignment w:val="center"/>
    </w:pPr>
    <w:rPr>
      <w:rFonts w:eastAsia="Times New Roman"/>
      <w:b/>
      <w:bCs/>
      <w:color w:val="FFFFFF"/>
    </w:rPr>
  </w:style>
  <w:style w:type="character" w:customStyle="1" w:styleId="Mencinsinresolver3">
    <w:name w:val="Mención sin resolver3"/>
    <w:basedOn w:val="Fuentedeprrafopredeter"/>
    <w:uiPriority w:val="99"/>
    <w:semiHidden/>
    <w:unhideWhenUsed/>
    <w:rsid w:val="00AE54FB"/>
    <w:rPr>
      <w:color w:val="605E5C"/>
      <w:shd w:val="clear" w:color="auto" w:fill="E1DFDD"/>
    </w:rPr>
  </w:style>
  <w:style w:type="paragraph" w:styleId="Subttulo">
    <w:name w:val="Subtitle"/>
    <w:basedOn w:val="Normal"/>
    <w:next w:val="Normal"/>
    <w:link w:val="SubttuloCar"/>
    <w:uiPriority w:val="11"/>
    <w:qFormat/>
    <w:rPr>
      <w:color w:val="5A5A5A"/>
    </w:rPr>
  </w:style>
  <w:style w:type="character" w:customStyle="1" w:styleId="SubttuloCar">
    <w:name w:val="Subtítulo Car"/>
    <w:basedOn w:val="Fuentedeprrafopredeter"/>
    <w:link w:val="Subttulo"/>
    <w:uiPriority w:val="11"/>
    <w:rsid w:val="00815CD5"/>
    <w:rPr>
      <w:rFonts w:eastAsiaTheme="minorEastAsia"/>
      <w:color w:val="5A5A5A" w:themeColor="text1" w:themeTint="A5"/>
      <w:spacing w:val="15"/>
    </w:rPr>
  </w:style>
  <w:style w:type="table" w:customStyle="1" w:styleId="a">
    <w:basedOn w:val="TableNormal4"/>
    <w:pPr>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0">
    <w:basedOn w:val="TableNormal4"/>
    <w:pPr>
      <w:widowControl w:val="0"/>
      <w:spacing w:after="0" w:line="240" w:lineRule="auto"/>
    </w:pPr>
    <w:tblPr/>
  </w:style>
  <w:style w:type="table" w:customStyle="1" w:styleId="a1">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2">
    <w:basedOn w:val="TableNormal4"/>
    <w:tblPr/>
  </w:style>
  <w:style w:type="table" w:customStyle="1" w:styleId="a3">
    <w:basedOn w:val="TableNormal4"/>
    <w:pPr>
      <w:widowControl w:val="0"/>
      <w:spacing w:after="0" w:line="240" w:lineRule="auto"/>
    </w:pPr>
    <w:tblPr/>
  </w:style>
  <w:style w:type="table" w:customStyle="1" w:styleId="a4">
    <w:basedOn w:val="TableNormal4"/>
    <w:pPr>
      <w:widowControl w:val="0"/>
      <w:spacing w:after="0" w:line="240" w:lineRule="auto"/>
    </w:pPr>
    <w:tblPr/>
  </w:style>
  <w:style w:type="table" w:customStyle="1" w:styleId="a5">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6">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7">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8">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9">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a">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b">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c">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d">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e">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0">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1">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2">
    <w:basedOn w:val="TableNormal4"/>
    <w:pPr>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3">
    <w:basedOn w:val="TableNormal4"/>
    <w:pPr>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4">
    <w:basedOn w:val="TableNormal4"/>
    <w:pPr>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5">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6">
    <w:basedOn w:val="TableNormal4"/>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7">
    <w:basedOn w:val="TableNormal4"/>
    <w:pPr>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8">
    <w:basedOn w:val="TableNormal4"/>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9">
    <w:basedOn w:val="TableNormal4"/>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a">
    <w:basedOn w:val="TableNormal4"/>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b">
    <w:basedOn w:val="TableNormal4"/>
    <w:tblPr/>
  </w:style>
  <w:style w:type="table" w:customStyle="1" w:styleId="afc">
    <w:basedOn w:val="TableNormal4"/>
    <w:tblPr/>
  </w:style>
  <w:style w:type="table" w:customStyle="1" w:styleId="afd">
    <w:basedOn w:val="TableNormal4"/>
    <w:pPr>
      <w:widowControl w:val="0"/>
      <w:spacing w:after="0" w:line="240" w:lineRule="auto"/>
    </w:pPr>
    <w:tblPr/>
  </w:style>
  <w:style w:type="table" w:customStyle="1" w:styleId="afe">
    <w:basedOn w:val="TableNormal4"/>
    <w:tblPr/>
  </w:style>
  <w:style w:type="table" w:customStyle="1" w:styleId="aff">
    <w:basedOn w:val="TableNormal4"/>
    <w:tblPr/>
  </w:style>
  <w:style w:type="table" w:customStyle="1" w:styleId="aff0">
    <w:basedOn w:val="TableNormal4"/>
    <w:pPr>
      <w:widowControl w:val="0"/>
      <w:spacing w:after="0" w:line="240" w:lineRule="auto"/>
    </w:pPr>
    <w:tblPr/>
  </w:style>
  <w:style w:type="numbering" w:customStyle="1" w:styleId="TITULOS">
    <w:name w:val="TITULOS"/>
    <w:uiPriority w:val="99"/>
    <w:rsid w:val="002B55B9"/>
  </w:style>
  <w:style w:type="table" w:customStyle="1" w:styleId="aff1">
    <w:basedOn w:val="TableNormal4"/>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2">
    <w:basedOn w:val="TableNormal4"/>
    <w:pPr>
      <w:widowControl w:val="0"/>
      <w:spacing w:after="0" w:line="240" w:lineRule="auto"/>
    </w:pPr>
    <w:rPr>
      <w:color w:val="000000"/>
    </w:rPr>
    <w:tblPr>
      <w:tblStyleColBandSize w:val="1"/>
    </w:tblPr>
  </w:style>
  <w:style w:type="table" w:customStyle="1" w:styleId="aff3">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4">
    <w:basedOn w:val="TableNormal4"/>
    <w:pPr>
      <w:widowControl w:val="0"/>
      <w:spacing w:after="0" w:line="240" w:lineRule="auto"/>
    </w:pPr>
    <w:rPr>
      <w:color w:val="000000"/>
    </w:rPr>
    <w:tblPr>
      <w:tblStyleColBandSize w:val="1"/>
    </w:tblPr>
  </w:style>
  <w:style w:type="table" w:customStyle="1" w:styleId="aff5">
    <w:basedOn w:val="TableNormal4"/>
    <w:pPr>
      <w:widowControl w:val="0"/>
      <w:spacing w:after="0" w:line="240" w:lineRule="auto"/>
    </w:pPr>
    <w:rPr>
      <w:color w:val="000000"/>
    </w:rPr>
    <w:tblPr>
      <w:tblStyleColBandSize w:val="1"/>
    </w:tblPr>
  </w:style>
  <w:style w:type="table" w:customStyle="1" w:styleId="aff6">
    <w:basedOn w:val="TableNormal4"/>
    <w:pPr>
      <w:widowControl w:val="0"/>
      <w:spacing w:after="0" w:line="240" w:lineRule="auto"/>
    </w:pPr>
    <w:rPr>
      <w:color w:val="000000"/>
    </w:rPr>
    <w:tblPr>
      <w:tblStyleColBandSize w:val="1"/>
    </w:tblPr>
  </w:style>
  <w:style w:type="table" w:customStyle="1" w:styleId="aff7">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8">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9">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a">
    <w:basedOn w:val="TableNormal4"/>
    <w:tblPr/>
  </w:style>
  <w:style w:type="table" w:customStyle="1" w:styleId="affb">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c">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d">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e">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
    <w:basedOn w:val="TableNormal4"/>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0">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1">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2">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3">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4">
    <w:basedOn w:val="TableNormal4"/>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5">
    <w:basedOn w:val="TableNormal4"/>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6">
    <w:basedOn w:val="TableNormal4"/>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7">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8">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9">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a">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b">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c">
    <w:basedOn w:val="TableNormal4"/>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d">
    <w:basedOn w:val="TableNormal4"/>
    <w:pPr>
      <w:widowControl w:val="0"/>
      <w:spacing w:after="0" w:line="240" w:lineRule="auto"/>
    </w:pPr>
    <w:rPr>
      <w:color w:val="000000"/>
    </w:rPr>
    <w:tblPr>
      <w:tblStyleRowBandSize w:val="1"/>
      <w:tblStyleColBandSize w:val="1"/>
    </w:tblPr>
    <w:tcPr>
      <w:shd w:val="clear" w:color="auto" w:fill="D9E2F3"/>
    </w:tcPr>
  </w:style>
  <w:style w:type="table" w:customStyle="1" w:styleId="afffe">
    <w:basedOn w:val="TableNormal4"/>
    <w:pPr>
      <w:widowControl w:val="0"/>
      <w:spacing w:after="0" w:line="240" w:lineRule="auto"/>
    </w:pPr>
    <w:rPr>
      <w:color w:val="000000"/>
    </w:rPr>
    <w:tblPr>
      <w:tblStyleRowBandSize w:val="1"/>
      <w:tblStyleColBandSize w:val="1"/>
    </w:tblPr>
    <w:tcPr>
      <w:shd w:val="clear" w:color="auto" w:fill="D9E2F3"/>
    </w:tcPr>
  </w:style>
  <w:style w:type="table" w:customStyle="1" w:styleId="affff">
    <w:basedOn w:val="TableNormal4"/>
    <w:tblPr/>
  </w:style>
  <w:style w:type="table" w:customStyle="1" w:styleId="affff0">
    <w:basedOn w:val="TableNormal4"/>
    <w:tblPr/>
  </w:style>
  <w:style w:type="table" w:customStyle="1" w:styleId="affff1">
    <w:basedOn w:val="TableNormal4"/>
    <w:pPr>
      <w:widowControl w:val="0"/>
      <w:spacing w:after="0" w:line="240" w:lineRule="auto"/>
    </w:pPr>
    <w:rPr>
      <w:color w:val="000000"/>
    </w:rPr>
    <w:tblPr>
      <w:tblStyleRowBandSize w:val="1"/>
      <w:tblStyleColBandSize w:val="1"/>
    </w:tblPr>
    <w:tcPr>
      <w:shd w:val="clear" w:color="auto" w:fill="D9E2F3"/>
    </w:tcPr>
  </w:style>
  <w:style w:type="numbering" w:customStyle="1" w:styleId="TITULO1">
    <w:name w:val="TITULO 1"/>
    <w:uiPriority w:val="99"/>
    <w:rsid w:val="004B6257"/>
  </w:style>
  <w:style w:type="table" w:customStyle="1" w:styleId="affff2">
    <w:basedOn w:val="TableNormal3"/>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3">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4">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5">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6">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7">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8">
    <w:basedOn w:val="TableNormal3"/>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9">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a">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b">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c">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d">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e">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0">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1">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2">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3">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4">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5">
    <w:basedOn w:val="TableNormal3"/>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6">
    <w:basedOn w:val="TableNormal3"/>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7">
    <w:basedOn w:val="TableNormal3"/>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8">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9">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a">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b">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c">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d">
    <w:basedOn w:val="TableNormal3"/>
    <w:pPr>
      <w:widowControl w:val="0"/>
      <w:spacing w:after="0" w:line="240" w:lineRule="auto"/>
    </w:pPr>
    <w:rPr>
      <w:color w:val="000000"/>
    </w:rPr>
    <w:tblPr/>
  </w:style>
  <w:style w:type="table" w:customStyle="1" w:styleId="afffffe">
    <w:basedOn w:val="TableNormal3"/>
    <w:pPr>
      <w:widowControl w:val="0"/>
      <w:spacing w:after="0" w:line="240" w:lineRule="auto"/>
    </w:pPr>
    <w:rPr>
      <w:color w:val="000000"/>
    </w:rPr>
    <w:tblPr/>
  </w:style>
  <w:style w:type="table" w:customStyle="1" w:styleId="affffff">
    <w:basedOn w:val="TableNormal3"/>
    <w:pPr>
      <w:widowControl w:val="0"/>
      <w:spacing w:after="0" w:line="240" w:lineRule="auto"/>
    </w:pPr>
    <w:rPr>
      <w:color w:val="000000"/>
    </w:rPr>
    <w:tblPr/>
  </w:style>
  <w:style w:type="table" w:customStyle="1" w:styleId="affffff0">
    <w:basedOn w:val="TableNormal3"/>
    <w:pPr>
      <w:widowControl w:val="0"/>
      <w:spacing w:after="0" w:line="240" w:lineRule="auto"/>
    </w:pPr>
    <w:rPr>
      <w:color w:val="000000"/>
    </w:rPr>
    <w:tblPr/>
  </w:style>
  <w:style w:type="table" w:customStyle="1" w:styleId="affffff1">
    <w:basedOn w:val="TableNormal3"/>
    <w:tblPr/>
  </w:style>
  <w:style w:type="table" w:customStyle="1" w:styleId="affffff2">
    <w:basedOn w:val="TableNormal3"/>
    <w:pPr>
      <w:widowControl w:val="0"/>
      <w:spacing w:after="0" w:line="240" w:lineRule="auto"/>
    </w:pPr>
    <w:rPr>
      <w:color w:val="000000"/>
    </w:rPr>
    <w:tblPr/>
  </w:style>
  <w:style w:type="table" w:customStyle="1" w:styleId="affffff3">
    <w:basedOn w:val="TableNormal3"/>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4">
    <w:basedOn w:val="TableNormal3"/>
    <w:pPr>
      <w:widowControl w:val="0"/>
      <w:spacing w:after="0" w:line="240" w:lineRule="auto"/>
    </w:pPr>
    <w:rPr>
      <w:color w:val="000000"/>
    </w:rPr>
    <w:tblPr/>
  </w:style>
  <w:style w:type="table" w:customStyle="1" w:styleId="affffff5">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6">
    <w:basedOn w:val="TableNormal3"/>
    <w:pPr>
      <w:widowControl w:val="0"/>
      <w:spacing w:after="0" w:line="240" w:lineRule="auto"/>
    </w:pPr>
    <w:rPr>
      <w:color w:val="000000"/>
    </w:rPr>
    <w:tblPr/>
  </w:style>
  <w:style w:type="table" w:customStyle="1" w:styleId="affffff7">
    <w:basedOn w:val="TableNormal3"/>
    <w:pPr>
      <w:widowControl w:val="0"/>
      <w:spacing w:after="0" w:line="240" w:lineRule="auto"/>
    </w:pPr>
    <w:rPr>
      <w:color w:val="000000"/>
    </w:rPr>
    <w:tblPr/>
  </w:style>
  <w:style w:type="table" w:customStyle="1" w:styleId="affffff8">
    <w:basedOn w:val="TableNormal3"/>
    <w:pPr>
      <w:widowControl w:val="0"/>
      <w:spacing w:after="0" w:line="240" w:lineRule="auto"/>
    </w:pPr>
    <w:rPr>
      <w:color w:val="000000"/>
    </w:rPr>
    <w:tblPr/>
  </w:style>
  <w:style w:type="table" w:customStyle="1" w:styleId="affffff9">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a">
    <w:basedOn w:val="TableNormal3"/>
    <w:tblPr/>
  </w:style>
  <w:style w:type="table" w:customStyle="1" w:styleId="affffffb">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c">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d">
    <w:basedOn w:val="TableNormal3"/>
    <w:pPr>
      <w:widowControl w:val="0"/>
      <w:spacing w:after="0" w:line="240" w:lineRule="auto"/>
    </w:pPr>
    <w:rPr>
      <w:color w:val="000000"/>
    </w:rPr>
    <w:tblPr/>
  </w:style>
  <w:style w:type="table" w:customStyle="1" w:styleId="affffffe">
    <w:basedOn w:val="TableNormal3"/>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style>
  <w:style w:type="table" w:customStyle="1" w:styleId="afffffff">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0">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1">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2">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3">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4">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5">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6">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7">
    <w:basedOn w:val="TableNormal3"/>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8">
    <w:basedOn w:val="TableNormal3"/>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9">
    <w:basedOn w:val="TableNormal3"/>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a">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b">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c">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d">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e">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0">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1">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2">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3">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4">
    <w:basedOn w:val="TableNormal3"/>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5">
    <w:basedOn w:val="TableNormal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6">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7">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8">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9">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a">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b">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c">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d">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e">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0">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1">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2">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3">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4">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5">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6">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7">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8">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9">
    <w:basedOn w:val="TableNormal1"/>
    <w:pPr>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a">
    <w:basedOn w:val="TableNormal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b">
    <w:basedOn w:val="TableNormal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c">
    <w:basedOn w:val="TableNormal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d">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e">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0">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1">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2">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3">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4">
    <w:basedOn w:val="TableNormal1"/>
    <w:tblPr/>
  </w:style>
  <w:style w:type="table" w:customStyle="1" w:styleId="affffffffff5">
    <w:basedOn w:val="TableNormal1"/>
    <w:pPr>
      <w:spacing w:after="0" w:line="240" w:lineRule="auto"/>
    </w:pPr>
    <w:rPr>
      <w:color w:val="000000"/>
    </w:rPr>
    <w:tblPr>
      <w:tblStyleRowBandSize w:val="1"/>
      <w:tblStyleColBandSize w:val="1"/>
    </w:tblPr>
    <w:tcPr>
      <w:shd w:val="clear" w:color="auto" w:fill="D9E2F3"/>
    </w:tcPr>
    <w:tblStylePr w:type="firstRow">
      <w:rPr>
        <w:b/>
      </w:rPr>
      <w:tblPr/>
      <w:tcPr>
        <w:tcBorders>
          <w:bottom w:val="single" w:sz="12" w:space="0" w:color="8EAADB"/>
        </w:tcBorders>
      </w:tcPr>
    </w:tblStylePr>
    <w:tblStylePr w:type="lastRow">
      <w:rPr>
        <w:b/>
      </w:rPr>
    </w:tblStylePr>
    <w:tblStylePr w:type="firstCol">
      <w:rPr>
        <w:b/>
      </w:rPr>
    </w:tblStylePr>
    <w:tblStylePr w:type="lastCol">
      <w:rPr>
        <w:b/>
      </w:rPr>
    </w:tblStylePr>
  </w:style>
  <w:style w:type="table" w:customStyle="1" w:styleId="affffffffff6">
    <w:basedOn w:val="TableNormal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f7">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8">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9">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a">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b">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c">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d">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style>
  <w:style w:type="table" w:customStyle="1" w:styleId="affffffffffe">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
    <w:basedOn w:val="TableNormal1"/>
    <w:tblPr/>
  </w:style>
  <w:style w:type="table" w:customStyle="1" w:styleId="afffffffffff0">
    <w:basedOn w:val="TableNormal1"/>
    <w:tblPr/>
  </w:style>
  <w:style w:type="table" w:customStyle="1" w:styleId="afffffffffff1">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2">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3">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4">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5">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6">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7">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8">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9">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a">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b">
    <w:basedOn w:val="TableNormal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ffc">
    <w:basedOn w:val="TableNormal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ffd">
    <w:basedOn w:val="TableNormal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ffe">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f">
    <w:basedOn w:val="TableNormal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f0">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1">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2">
    <w:basedOn w:val="TableNormal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3">
    <w:basedOn w:val="TableNormal1"/>
    <w:pPr>
      <w:widowControl w:val="0"/>
      <w:spacing w:after="0" w:line="240" w:lineRule="auto"/>
    </w:pPr>
    <w:rPr>
      <w:color w:val="000000"/>
    </w:rPr>
    <w:tblPr>
      <w:tblStyleColBandSize w:val="1"/>
    </w:tblPr>
  </w:style>
  <w:style w:type="table" w:customStyle="1" w:styleId="affffffffffff4">
    <w:basedOn w:val="TableNormal1"/>
    <w:pPr>
      <w:widowControl w:val="0"/>
      <w:spacing w:after="0" w:line="240" w:lineRule="auto"/>
    </w:pPr>
    <w:rPr>
      <w:color w:val="000000"/>
    </w:rPr>
    <w:tblPr>
      <w:tblStyleColBandSize w:val="1"/>
    </w:tblPr>
  </w:style>
  <w:style w:type="table" w:customStyle="1" w:styleId="affffffffffff5">
    <w:basedOn w:val="TableNormal1"/>
    <w:pPr>
      <w:widowControl w:val="0"/>
      <w:spacing w:after="0" w:line="240" w:lineRule="auto"/>
    </w:pPr>
    <w:rPr>
      <w:color w:val="000000"/>
    </w:rPr>
    <w:tblPr>
      <w:tblStyleColBandSize w:val="1"/>
    </w:tblPr>
  </w:style>
  <w:style w:type="table" w:customStyle="1" w:styleId="affffffffffff6">
    <w:basedOn w:val="TableNormal1"/>
    <w:pPr>
      <w:widowControl w:val="0"/>
      <w:spacing w:after="0" w:line="240" w:lineRule="auto"/>
    </w:pPr>
    <w:rPr>
      <w:color w:val="000000"/>
    </w:rPr>
    <w:tblPr>
      <w:tblStyleColBandSize w:val="1"/>
    </w:tblPr>
  </w:style>
  <w:style w:type="table" w:customStyle="1" w:styleId="affffffffffff7">
    <w:basedOn w:val="TableNormal1"/>
    <w:pPr>
      <w:widowControl w:val="0"/>
      <w:spacing w:after="0" w:line="240" w:lineRule="auto"/>
    </w:pPr>
    <w:rPr>
      <w:color w:val="000000"/>
    </w:rPr>
    <w:tblPr>
      <w:tblStyleColBandSize w:val="1"/>
    </w:tblPr>
  </w:style>
  <w:style w:type="table" w:customStyle="1" w:styleId="affffffffffff8">
    <w:basedOn w:val="TableNormal1"/>
    <w:pPr>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affffffffffff9">
    <w:basedOn w:val="TableNormal1"/>
    <w:pPr>
      <w:widowControl w:val="0"/>
      <w:spacing w:after="0" w:line="240" w:lineRule="auto"/>
    </w:pPr>
    <w:rPr>
      <w:color w:val="000000"/>
    </w:rPr>
    <w:tblPr>
      <w:tblStyleRowBandSize w:val="1"/>
      <w:tblStyleColBandSize w:val="1"/>
    </w:tblPr>
    <w:tcPr>
      <w:shd w:val="clear" w:color="auto" w:fill="D9E2F3"/>
    </w:tcPr>
    <w:tblStylePr w:type="firstRow">
      <w:rPr>
        <w:b/>
      </w:rPr>
      <w:tblPr/>
      <w:tcPr>
        <w:tcBorders>
          <w:bottom w:val="single" w:sz="12" w:space="0" w:color="8EAADB"/>
        </w:tcBorders>
      </w:tcPr>
    </w:tblStylePr>
    <w:tblStylePr w:type="lastRow">
      <w:rPr>
        <w:b/>
      </w:rPr>
    </w:tblStylePr>
    <w:tblStylePr w:type="firstCol">
      <w:rPr>
        <w:b/>
      </w:rPr>
    </w:tblStylePr>
    <w:tblStylePr w:type="lastCol">
      <w:rPr>
        <w:b/>
      </w:rPr>
    </w:tblStylePr>
  </w:style>
  <w:style w:type="table" w:styleId="Tabladelista5oscura-nfasis1">
    <w:name w:val="List Table 5 Dark Accent 1"/>
    <w:basedOn w:val="Tablanormal"/>
    <w:uiPriority w:val="50"/>
    <w:rsid w:val="00765CE3"/>
    <w:pPr>
      <w:spacing w:after="0" w:line="240" w:lineRule="auto"/>
    </w:pPr>
    <w:rPr>
      <w:color w:val="FFFFFF" w:themeColor="background1"/>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affffffffffffa">
    <w:basedOn w:val="NormalTable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fffb">
    <w:basedOn w:val="NormalTable1"/>
    <w:pPr>
      <w:widowControl w:val="0"/>
      <w:spacing w:after="0" w:line="240" w:lineRule="auto"/>
    </w:pPr>
    <w:rPr>
      <w:color w:val="000000"/>
    </w:rPr>
    <w:tblPr>
      <w:tblStyleColBandSize w:val="1"/>
    </w:tblPr>
  </w:style>
  <w:style w:type="table" w:customStyle="1" w:styleId="affffffffffffc">
    <w:basedOn w:val="NormalTable1"/>
    <w:pPr>
      <w:widowControl w:val="0"/>
      <w:spacing w:after="0" w:line="240" w:lineRule="auto"/>
    </w:pPr>
    <w:rPr>
      <w:color w:val="000000"/>
    </w:rPr>
    <w:tblPr/>
    <w:tblStylePr w:type="firstRow">
      <w:rPr>
        <w:b/>
        <w:color w:val="FFFFFF"/>
      </w:rPr>
    </w:tblStylePr>
    <w:tblStylePr w:type="lastRow">
      <w:rPr>
        <w:rFonts w:ascii="Calibri" w:eastAsia="Calibri" w:hAnsi="Calibri" w:cs="Calibri"/>
        <w:b/>
        <w:color w:val="FFFFFF"/>
      </w:rPr>
    </w:tblStylePr>
    <w:tblStylePr w:type="firstCol">
      <w:rPr>
        <w:b/>
      </w:rPr>
    </w:tblStylePr>
    <w:tblStylePr w:type="lastCol">
      <w:rPr>
        <w:b/>
      </w:rPr>
    </w:tblStylePr>
  </w:style>
  <w:style w:type="table" w:customStyle="1" w:styleId="affffffffffffd">
    <w:basedOn w:val="NormalTable1"/>
    <w:pPr>
      <w:widowControl w:val="0"/>
      <w:spacing w:after="0" w:line="240" w:lineRule="auto"/>
    </w:pPr>
    <w:rPr>
      <w:color w:val="000000"/>
    </w:rPr>
    <w:tblPr>
      <w:tblStyleColBandSize w:val="1"/>
    </w:tblPr>
  </w:style>
  <w:style w:type="table" w:customStyle="1" w:styleId="affffffffffffe">
    <w:basedOn w:val="NormalTable1"/>
    <w:pPr>
      <w:widowControl w:val="0"/>
      <w:spacing w:after="0" w:line="240" w:lineRule="auto"/>
    </w:pPr>
    <w:rPr>
      <w:color w:val="000000"/>
    </w:rPr>
    <w:tblPr/>
  </w:style>
  <w:style w:type="table" w:customStyle="1" w:styleId="afffffffffffff">
    <w:basedOn w:val="NormalTable1"/>
    <w:pPr>
      <w:widowControl w:val="0"/>
      <w:spacing w:after="0" w:line="240" w:lineRule="auto"/>
    </w:pPr>
    <w:rPr>
      <w:color w:val="000000"/>
    </w:rPr>
    <w:tblPr/>
  </w:style>
  <w:style w:type="table" w:customStyle="1" w:styleId="afffffffffffff0">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1">
    <w:basedOn w:val="NormalTable1"/>
    <w:pPr>
      <w:widowControl w:val="0"/>
      <w:spacing w:after="0" w:line="240" w:lineRule="auto"/>
    </w:pPr>
    <w:rPr>
      <w:color w:val="000000"/>
    </w:rPr>
    <w:tblPr/>
  </w:style>
  <w:style w:type="table" w:customStyle="1" w:styleId="afffffffffffff2">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3">
    <w:basedOn w:val="NormalTable1"/>
    <w:pPr>
      <w:widowControl w:val="0"/>
      <w:spacing w:after="0" w:line="240" w:lineRule="auto"/>
    </w:pPr>
    <w:rPr>
      <w:color w:val="000000"/>
    </w:rPr>
    <w:tblPr/>
  </w:style>
  <w:style w:type="table" w:customStyle="1" w:styleId="afffffffffffff4">
    <w:basedOn w:val="NormalTable1"/>
    <w:pPr>
      <w:widowControl w:val="0"/>
      <w:spacing w:after="0" w:line="240" w:lineRule="auto"/>
    </w:pPr>
    <w:rPr>
      <w:color w:val="000000"/>
    </w:rPr>
    <w:tblPr/>
  </w:style>
  <w:style w:type="table" w:customStyle="1" w:styleId="afffffffffffff5">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6">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7">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8">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9">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a">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b">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c">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d">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e">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f">
    <w:basedOn w:val="NormalTable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fffff0">
    <w:basedOn w:val="NormalTable1"/>
    <w:pPr>
      <w:widowControl w:val="0"/>
      <w:spacing w:after="0" w:line="240" w:lineRule="auto"/>
    </w:pPr>
    <w:rPr>
      <w:color w:val="000000"/>
    </w:rPr>
    <w:tblPr/>
    <w:tblStylePr w:type="firstRow">
      <w:rPr>
        <w:b/>
        <w:color w:val="FFFFFF"/>
      </w:rPr>
    </w:tblStylePr>
    <w:tblStylePr w:type="lastRow">
      <w:rPr>
        <w:b/>
      </w:rPr>
    </w:tblStylePr>
    <w:tblStylePr w:type="firstCol">
      <w:rPr>
        <w:b/>
      </w:rPr>
    </w:tblStylePr>
    <w:tblStylePr w:type="lastCol">
      <w:rPr>
        <w:b/>
      </w:rPr>
    </w:tblStylePr>
  </w:style>
  <w:style w:type="table" w:customStyle="1" w:styleId="affffffffffffff1">
    <w:basedOn w:val="NormalTable1"/>
    <w:pPr>
      <w:widowControl w:val="0"/>
      <w:spacing w:after="0" w:line="240" w:lineRule="auto"/>
    </w:pPr>
    <w:rPr>
      <w:color w:val="000000"/>
    </w:rPr>
    <w:tblPr>
      <w:tblStyleRowBandSize w:val="1"/>
      <w:tblStyleColBandSize w:val="1"/>
    </w:tblPr>
    <w:tcPr>
      <w:tcBorders>
        <w:bottom w:val="single" w:sz="4" w:space="0" w:color="4472C4"/>
      </w:tcBorders>
      <w:shd w:val="clear" w:color="auto" w:fill="D9E2F3"/>
    </w:tc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affffffffffffff2">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f3">
    <w:basedOn w:val="NormalTable1"/>
    <w:pPr>
      <w:widowControl w:val="0"/>
      <w:spacing w:after="0" w:line="240" w:lineRule="auto"/>
    </w:pPr>
    <w:rPr>
      <w:color w:val="000000"/>
    </w:rPr>
    <w:tblPr>
      <w:tblStyleRowBandSize w:val="1"/>
      <w:tblStyleColBandSize w:val="1"/>
    </w:tblPr>
    <w:tcPr>
      <w:shd w:val="clear" w:color="auto" w:fill="D9E2F3"/>
    </w:tcPr>
    <w:tblStylePr w:type="firstRow">
      <w:rPr>
        <w:b/>
        <w:color w:val="FFFFFF"/>
      </w:rPr>
      <w:tblPr/>
      <w:tcPr>
        <w:shd w:val="clear" w:color="auto" w:fill="4472C4"/>
      </w:tcPr>
    </w:tblStylePr>
    <w:tblStylePr w:type="lastRow">
      <w:rPr>
        <w:rFonts w:ascii="Calibri" w:eastAsia="Calibri" w:hAnsi="Calibri" w:cs="Calibri"/>
        <w:b/>
        <w:color w:val="FFFFFF"/>
      </w:rPr>
      <w:tblPr/>
      <w:tcPr>
        <w:shd w:val="clear" w:color="auto" w:fill="0070C0"/>
      </w:tcPr>
    </w:tblStylePr>
    <w:tblStylePr w:type="firstCol">
      <w:rPr>
        <w:b/>
      </w:rPr>
    </w:tblStylePr>
    <w:tblStylePr w:type="lastCol">
      <w:rPr>
        <w:b/>
      </w:rPr>
    </w:tblStylePr>
  </w:style>
  <w:style w:type="table" w:customStyle="1" w:styleId="affffffffffffff4">
    <w:basedOn w:val="NormalTable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ff5">
    <w:basedOn w:val="NormalTable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ff6">
    <w:basedOn w:val="NormalTable1"/>
    <w:pPr>
      <w:widowControl w:val="0"/>
      <w:spacing w:after="0" w:line="240" w:lineRule="auto"/>
    </w:pPr>
    <w:rPr>
      <w:color w:val="000000"/>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ffffffffffffff7">
    <w:basedOn w:val="NormalTable1"/>
    <w:pPr>
      <w:widowControl w:val="0"/>
      <w:spacing w:after="0" w:line="240" w:lineRule="auto"/>
    </w:pPr>
    <w:rPr>
      <w:color w:val="000000"/>
    </w:rPr>
    <w:tblPr/>
  </w:style>
  <w:style w:type="table" w:customStyle="1" w:styleId="affffffffffffff8">
    <w:basedOn w:val="NormalTable1"/>
    <w:pPr>
      <w:widowControl w:val="0"/>
      <w:spacing w:after="0" w:line="240" w:lineRule="auto"/>
    </w:pPr>
    <w:rPr>
      <w:color w:val="000000"/>
    </w:rPr>
    <w:tblPr/>
  </w:style>
  <w:style w:type="table" w:customStyle="1" w:styleId="affffffffffffff9">
    <w:basedOn w:val="NormalTable1"/>
    <w:pPr>
      <w:widowControl w:val="0"/>
      <w:spacing w:after="0" w:line="240" w:lineRule="auto"/>
    </w:pPr>
    <w:rPr>
      <w:color w:val="000000"/>
    </w:rPr>
    <w:tblPr/>
  </w:style>
  <w:style w:type="table" w:customStyle="1" w:styleId="affffffffffffffa">
    <w:basedOn w:val="NormalTable1"/>
    <w:pPr>
      <w:widowControl w:val="0"/>
      <w:spacing w:after="0" w:line="240" w:lineRule="auto"/>
    </w:pPr>
    <w:rPr>
      <w:color w:val="000000"/>
    </w:rPr>
    <w:tblPr/>
  </w:style>
  <w:style w:type="table" w:customStyle="1" w:styleId="affffffffffffffb">
    <w:basedOn w:val="NormalTable1"/>
    <w:pPr>
      <w:widowControl w:val="0"/>
      <w:spacing w:after="0" w:line="240" w:lineRule="auto"/>
    </w:pPr>
    <w:rPr>
      <w:color w:val="000000"/>
    </w:rPr>
    <w:tblPr/>
  </w:style>
  <w:style w:type="table" w:customStyle="1" w:styleId="affffffffffffffc">
    <w:basedOn w:val="NormalTable1"/>
    <w:pPr>
      <w:widowControl w:val="0"/>
      <w:spacing w:after="0" w:line="240" w:lineRule="auto"/>
    </w:pPr>
    <w:rPr>
      <w:color w:val="000000"/>
    </w:rPr>
    <w:tblPr>
      <w:tblStyleRowBandSize w:val="1"/>
      <w:tblStyleColBandSize w:val="1"/>
    </w:tblPr>
    <w:tcPr>
      <w:tcBorders>
        <w:left w:val="single" w:sz="4" w:space="0" w:color="FFFFFF"/>
        <w:right w:val="single" w:sz="4" w:space="0" w:color="FFFFFF"/>
      </w:tcBorders>
      <w:shd w:val="clear" w:color="auto" w:fill="D9E2F3"/>
    </w:tcPr>
    <w:tblStylePr w:type="firstRow">
      <w:rPr>
        <w:b/>
        <w:color w:val="FFFFFF"/>
      </w:rPr>
    </w:tblStylePr>
    <w:tblStylePr w:type="lastRow">
      <w:rPr>
        <w:b/>
        <w:color w:val="FFFFFF"/>
      </w:rPr>
    </w:tblStylePr>
    <w:tblStylePr w:type="firstCol">
      <w:rPr>
        <w:b/>
        <w:color w:val="FFFFFF"/>
      </w:rPr>
    </w:tblStylePr>
    <w:tblStylePr w:type="lastCol">
      <w:rPr>
        <w:b/>
        <w:color w:val="FFFFFF"/>
      </w:rPr>
    </w:tblStylePr>
  </w:style>
  <w:style w:type="table" w:customStyle="1" w:styleId="affffffffffffffd">
    <w:basedOn w:val="NormalTable1"/>
    <w:pPr>
      <w:spacing w:after="0" w:line="240" w:lineRule="auto"/>
    </w:pPr>
    <w:rPr>
      <w:color w:val="FFFFFF"/>
    </w:rPr>
    <w:tblPr>
      <w:tblStyleRowBandSize w:val="1"/>
      <w:tblStyleColBandSize w:val="1"/>
    </w:tblPr>
    <w:tcPr>
      <w:tcBorders>
        <w:right w:val="single" w:sz="4" w:space="0" w:color="FFFFFF"/>
      </w:tcBorders>
      <w:shd w:val="clear" w:color="auto" w:fill="4472C4"/>
    </w:tcPr>
    <w:tblStylePr w:type="firstRow">
      <w:rPr>
        <w:b/>
      </w:rPr>
      <w:tblPr/>
      <w:tcPr>
        <w:tcBorders>
          <w:bottom w:val="single" w:sz="18" w:space="0" w:color="FFFFFF"/>
        </w:tcBorders>
      </w:tcPr>
    </w:tblStylePr>
    <w:tblStylePr w:type="lastRow">
      <w:rPr>
        <w:b/>
      </w:rPr>
      <w:tblPr/>
      <w:tcPr>
        <w:tcBorders>
          <w:top w:val="single" w:sz="4" w:space="0" w:color="FFFFFF"/>
        </w:tcBorders>
      </w:tcPr>
    </w:tblStylePr>
    <w:tblStylePr w:type="firstCol">
      <w:rPr>
        <w:b/>
      </w:rPr>
      <w:tblPr/>
      <w:tcPr>
        <w:tcBorders>
          <w:right w:val="single" w:sz="4" w:space="0" w:color="FFFFFF"/>
        </w:tcBorders>
      </w:tcPr>
    </w:tblStylePr>
    <w:tblStylePr w:type="lastCol">
      <w:rPr>
        <w:b/>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Refdenotaalfinal">
    <w:name w:val="endnote reference"/>
    <w:basedOn w:val="Fuentedeprrafopredeter"/>
    <w:uiPriority w:val="99"/>
    <w:semiHidden/>
    <w:unhideWhenUsed/>
    <w:rPr>
      <w:vertAlign w:val="superscript"/>
    </w:rPr>
  </w:style>
  <w:style w:type="character" w:customStyle="1" w:styleId="TextonotaalfinalCar">
    <w:name w:val="Texto nota al final Car"/>
    <w:basedOn w:val="Fuentedeprrafopredeter"/>
    <w:link w:val="Textonotaalfinal"/>
    <w:uiPriority w:val="99"/>
    <w:semiHidden/>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table" w:styleId="Tablaconcuadrcula5oscura-nfasis5">
    <w:name w:val="Grid Table 5 Dark Accent 5"/>
    <w:basedOn w:val="Tablanormal"/>
    <w:uiPriority w:val="50"/>
    <w:rsid w:val="0077247B"/>
    <w:pPr>
      <w:spacing w:after="0" w:line="240" w:lineRule="auto"/>
    </w:p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paragraph" w:customStyle="1" w:styleId="Normal0">
    <w:name w:val="Normal0"/>
    <w:basedOn w:val="Normal"/>
    <w:uiPriority w:val="1"/>
    <w:qFormat/>
    <w:rsid w:val="7FCA1776"/>
  </w:style>
  <w:style w:type="paragraph" w:customStyle="1" w:styleId="xl89">
    <w:name w:val="xl89"/>
    <w:basedOn w:val="Normal"/>
    <w:rsid w:val="0054088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color w:val="000000"/>
      <w:sz w:val="24"/>
      <w:szCs w:val="24"/>
    </w:rPr>
  </w:style>
  <w:style w:type="paragraph" w:customStyle="1" w:styleId="xl90">
    <w:name w:val="xl90"/>
    <w:basedOn w:val="Normal"/>
    <w:rsid w:val="0054088B"/>
    <w:pPr>
      <w:spacing w:before="100" w:beforeAutospacing="1" w:after="100" w:afterAutospacing="1" w:line="240" w:lineRule="auto"/>
    </w:pPr>
    <w:rPr>
      <w:rFonts w:ascii="Arial" w:eastAsia="Times New Roman" w:hAnsi="Arial" w:cs="Arial"/>
      <w:sz w:val="20"/>
      <w:szCs w:val="20"/>
    </w:rPr>
  </w:style>
  <w:style w:type="paragraph" w:customStyle="1" w:styleId="xl91">
    <w:name w:val="xl91"/>
    <w:basedOn w:val="Normal"/>
    <w:rsid w:val="0054088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2">
    <w:name w:val="xl92"/>
    <w:basedOn w:val="Normal"/>
    <w:rsid w:val="0054088B"/>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54088B"/>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color w:val="000000"/>
      <w:sz w:val="24"/>
      <w:szCs w:val="24"/>
    </w:rPr>
  </w:style>
  <w:style w:type="paragraph" w:customStyle="1" w:styleId="xl94">
    <w:name w:val="xl94"/>
    <w:basedOn w:val="Normal"/>
    <w:rsid w:val="0054088B"/>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5">
    <w:name w:val="xl95"/>
    <w:basedOn w:val="Normal"/>
    <w:rsid w:val="0054088B"/>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6">
    <w:name w:val="xl96"/>
    <w:basedOn w:val="Normal"/>
    <w:rsid w:val="0054088B"/>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7">
    <w:name w:val="xl97"/>
    <w:basedOn w:val="Normal"/>
    <w:rsid w:val="0054088B"/>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8">
    <w:name w:val="xl98"/>
    <w:basedOn w:val="Normal"/>
    <w:rsid w:val="0054088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sz w:val="24"/>
      <w:szCs w:val="24"/>
    </w:rPr>
  </w:style>
  <w:style w:type="paragraph" w:customStyle="1" w:styleId="xl99">
    <w:name w:val="xl99"/>
    <w:basedOn w:val="Normal"/>
    <w:rsid w:val="005408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0">
    <w:name w:val="xl100"/>
    <w:basedOn w:val="Normal"/>
    <w:rsid w:val="0054088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table" w:styleId="Tablaconcuadrcula5oscura-nfasis3">
    <w:name w:val="Grid Table 5 Dark Accent 3"/>
    <w:basedOn w:val="Tablanormal"/>
    <w:uiPriority w:val="50"/>
    <w:rsid w:val="0054088B"/>
    <w:pPr>
      <w:spacing w:after="0" w:line="240" w:lineRule="auto"/>
    </w:p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Tablaconcuadrcula6concolores-nfasis5">
    <w:name w:val="Grid Table 6 Colorful Accent 5"/>
    <w:basedOn w:val="Tablanormal"/>
    <w:uiPriority w:val="51"/>
    <w:rsid w:val="00B66803"/>
    <w:pPr>
      <w:spacing w:after="0" w:line="240" w:lineRule="auto"/>
    </w:pPr>
    <w:rPr>
      <w:color w:val="2E74B5" w:themeColor="accent5" w:themeShade="BF"/>
    </w:rPr>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font5">
    <w:name w:val="font5"/>
    <w:basedOn w:val="Normal"/>
    <w:rsid w:val="002B1F20"/>
    <w:pPr>
      <w:spacing w:before="100" w:beforeAutospacing="1" w:after="100" w:afterAutospacing="1" w:line="240" w:lineRule="auto"/>
    </w:pPr>
    <w:rPr>
      <w:rFonts w:eastAsia="Times New Roman"/>
      <w:color w:val="FF0000"/>
      <w:sz w:val="16"/>
      <w:szCs w:val="16"/>
    </w:rPr>
  </w:style>
  <w:style w:type="paragraph" w:customStyle="1" w:styleId="font6">
    <w:name w:val="font6"/>
    <w:basedOn w:val="Normal"/>
    <w:rsid w:val="002B1F20"/>
    <w:pPr>
      <w:spacing w:before="100" w:beforeAutospacing="1" w:after="100" w:afterAutospacing="1" w:line="240" w:lineRule="auto"/>
    </w:pPr>
    <w:rPr>
      <w:rFonts w:eastAsia="Times New Roman"/>
      <w:sz w:val="16"/>
      <w:szCs w:val="16"/>
    </w:rPr>
  </w:style>
  <w:style w:type="table" w:styleId="Tabladelista2-nfasis1">
    <w:name w:val="List Table 2 Accent 1"/>
    <w:basedOn w:val="Tablanormal"/>
    <w:uiPriority w:val="47"/>
    <w:rsid w:val="006F6BD8"/>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font7">
    <w:name w:val="font7"/>
    <w:basedOn w:val="Normal"/>
    <w:rsid w:val="00985A9A"/>
    <w:pPr>
      <w:spacing w:before="100" w:beforeAutospacing="1" w:after="100" w:afterAutospacing="1" w:line="240" w:lineRule="auto"/>
    </w:pPr>
    <w:rPr>
      <w:rFonts w:ascii="Arial" w:eastAsia="Times New Roman" w:hAnsi="Arial" w:cs="Arial"/>
      <w:color w:val="000000"/>
      <w:sz w:val="16"/>
      <w:szCs w:val="16"/>
    </w:rPr>
  </w:style>
  <w:style w:type="paragraph" w:customStyle="1" w:styleId="font8">
    <w:name w:val="font8"/>
    <w:basedOn w:val="Normal"/>
    <w:rsid w:val="00985A9A"/>
    <w:pPr>
      <w:spacing w:before="100" w:beforeAutospacing="1" w:after="100" w:afterAutospacing="1" w:line="240" w:lineRule="auto"/>
    </w:pPr>
    <w:rPr>
      <w:rFonts w:ascii="Arial" w:eastAsia="Times New Roman" w:hAnsi="Arial" w:cs="Arial"/>
      <w:color w:val="FF0000"/>
      <w:sz w:val="16"/>
      <w:szCs w:val="16"/>
    </w:rPr>
  </w:style>
  <w:style w:type="paragraph" w:customStyle="1" w:styleId="xl16">
    <w:name w:val="xl16"/>
    <w:basedOn w:val="Normal"/>
    <w:rsid w:val="003475A2"/>
    <w:pPr>
      <w:pBdr>
        <w:top w:val="single" w:sz="8" w:space="0" w:color="4472C4"/>
        <w:left w:val="single" w:sz="8" w:space="0" w:color="4472C4"/>
        <w:bottom w:val="single" w:sz="8" w:space="0" w:color="4472C4"/>
      </w:pBdr>
      <w:shd w:val="clear" w:color="4472C4" w:fill="4472C4"/>
      <w:spacing w:before="100" w:beforeAutospacing="1" w:after="100" w:afterAutospacing="1" w:line="240" w:lineRule="auto"/>
      <w:jc w:val="center"/>
      <w:textAlignment w:val="center"/>
    </w:pPr>
    <w:rPr>
      <w:rFonts w:eastAsia="Times New Roman"/>
      <w:b/>
      <w:bCs/>
      <w:color w:val="FFFFFF"/>
      <w:sz w:val="18"/>
      <w:szCs w:val="18"/>
    </w:rPr>
  </w:style>
  <w:style w:type="paragraph" w:customStyle="1" w:styleId="xl17">
    <w:name w:val="xl17"/>
    <w:basedOn w:val="Normal"/>
    <w:rsid w:val="003475A2"/>
    <w:pPr>
      <w:pBdr>
        <w:top w:val="single" w:sz="8" w:space="0" w:color="4472C4"/>
        <w:bottom w:val="single" w:sz="8" w:space="0" w:color="4472C4"/>
      </w:pBdr>
      <w:shd w:val="clear" w:color="4472C4" w:fill="4472C4"/>
      <w:spacing w:before="100" w:beforeAutospacing="1" w:after="100" w:afterAutospacing="1" w:line="240" w:lineRule="auto"/>
      <w:jc w:val="center"/>
      <w:textAlignment w:val="center"/>
    </w:pPr>
    <w:rPr>
      <w:rFonts w:eastAsia="Times New Roman"/>
      <w:b/>
      <w:bCs/>
      <w:color w:val="FFFFFF"/>
      <w:sz w:val="18"/>
      <w:szCs w:val="18"/>
    </w:rPr>
  </w:style>
  <w:style w:type="paragraph" w:customStyle="1" w:styleId="xl18">
    <w:name w:val="xl18"/>
    <w:basedOn w:val="Normal"/>
    <w:rsid w:val="003475A2"/>
    <w:pPr>
      <w:pBdr>
        <w:top w:val="single" w:sz="8" w:space="0" w:color="4472C4"/>
        <w:bottom w:val="single" w:sz="8" w:space="0" w:color="4472C4"/>
        <w:right w:val="single" w:sz="8" w:space="0" w:color="4472C4"/>
      </w:pBdr>
      <w:shd w:val="clear" w:color="4472C4" w:fill="4472C4"/>
      <w:spacing w:before="100" w:beforeAutospacing="1" w:after="100" w:afterAutospacing="1" w:line="240" w:lineRule="auto"/>
      <w:jc w:val="center"/>
      <w:textAlignment w:val="center"/>
    </w:pPr>
    <w:rPr>
      <w:rFonts w:eastAsia="Times New Roman"/>
      <w:b/>
      <w:bCs/>
      <w:color w:val="FFFFFF"/>
      <w:sz w:val="18"/>
      <w:szCs w:val="18"/>
    </w:rPr>
  </w:style>
  <w:style w:type="paragraph" w:customStyle="1" w:styleId="xl48">
    <w:name w:val="xl48"/>
    <w:basedOn w:val="Normal"/>
    <w:rsid w:val="003475A2"/>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ptos" w:eastAsia="Times New Roman" w:hAnsi="Aptos" w:cs="Times New Roman"/>
      <w:sz w:val="24"/>
      <w:szCs w:val="24"/>
    </w:rPr>
  </w:style>
  <w:style w:type="paragraph" w:customStyle="1" w:styleId="xl49">
    <w:name w:val="xl49"/>
    <w:basedOn w:val="Normal"/>
    <w:rsid w:val="003475A2"/>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pPr>
    <w:rPr>
      <w:rFonts w:ascii="Aptos" w:eastAsia="Times New Roman" w:hAnsi="Aptos" w:cs="Times New Roman"/>
      <w:sz w:val="24"/>
      <w:szCs w:val="24"/>
    </w:rPr>
  </w:style>
  <w:style w:type="paragraph" w:customStyle="1" w:styleId="xl50">
    <w:name w:val="xl50"/>
    <w:basedOn w:val="Normal"/>
    <w:rsid w:val="003475A2"/>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51">
    <w:name w:val="xl51"/>
    <w:basedOn w:val="Normal"/>
    <w:rsid w:val="003475A2"/>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53">
    <w:name w:val="xl53"/>
    <w:basedOn w:val="Normal"/>
    <w:rsid w:val="003475A2"/>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ptos" w:eastAsia="Times New Roman" w:hAnsi="Aptos" w:cs="Times New Roman"/>
      <w:sz w:val="24"/>
      <w:szCs w:val="24"/>
    </w:rPr>
  </w:style>
  <w:style w:type="paragraph" w:customStyle="1" w:styleId="xl54">
    <w:name w:val="xl54"/>
    <w:basedOn w:val="Normal"/>
    <w:rsid w:val="003475A2"/>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pPr>
    <w:rPr>
      <w:rFonts w:ascii="Aptos" w:eastAsia="Times New Roman" w:hAnsi="Aptos" w:cs="Times New Roman"/>
      <w:sz w:val="24"/>
      <w:szCs w:val="24"/>
    </w:rPr>
  </w:style>
  <w:style w:type="paragraph" w:customStyle="1" w:styleId="xl55">
    <w:name w:val="xl55"/>
    <w:basedOn w:val="Normal"/>
    <w:rsid w:val="003475A2"/>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56">
    <w:name w:val="xl56"/>
    <w:basedOn w:val="Normal"/>
    <w:rsid w:val="003475A2"/>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62">
    <w:name w:val="xl62"/>
    <w:basedOn w:val="Normal"/>
    <w:rsid w:val="003475A2"/>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right"/>
    </w:pPr>
    <w:rPr>
      <w:rFonts w:ascii="Arial" w:eastAsia="Times New Roman" w:hAnsi="Arial" w:cs="Arial"/>
      <w:sz w:val="20"/>
      <w:szCs w:val="20"/>
    </w:rPr>
  </w:style>
  <w:style w:type="paragraph" w:customStyle="1" w:styleId="xl58">
    <w:name w:val="xl58"/>
    <w:basedOn w:val="Normal"/>
    <w:rsid w:val="00462DD8"/>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35">
    <w:name w:val="xl35"/>
    <w:basedOn w:val="Normal"/>
    <w:rsid w:val="00A56565"/>
    <w:pPr>
      <w:pBdr>
        <w:top w:val="single" w:sz="8" w:space="0" w:color="000000"/>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40">
    <w:name w:val="xl40"/>
    <w:basedOn w:val="Normal"/>
    <w:rsid w:val="00A56565"/>
    <w:pPr>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jc w:val="center"/>
    </w:pPr>
    <w:rPr>
      <w:rFonts w:ascii="Arial" w:eastAsia="Times New Roman" w:hAnsi="Arial" w:cs="Arial"/>
      <w:sz w:val="24"/>
      <w:szCs w:val="24"/>
    </w:rPr>
  </w:style>
  <w:style w:type="paragraph" w:customStyle="1" w:styleId="xl42">
    <w:name w:val="xl42"/>
    <w:basedOn w:val="Normal"/>
    <w:rsid w:val="00A56565"/>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right"/>
    </w:pPr>
    <w:rPr>
      <w:rFonts w:ascii="Arial" w:eastAsia="Times New Roman" w:hAnsi="Arial" w:cs="Arial"/>
      <w:sz w:val="20"/>
      <w:szCs w:val="20"/>
    </w:rPr>
  </w:style>
  <w:style w:type="paragraph" w:customStyle="1" w:styleId="xl43">
    <w:name w:val="xl43"/>
    <w:basedOn w:val="Normal"/>
    <w:rsid w:val="00A56565"/>
    <w:pPr>
      <w:pBdr>
        <w:top w:val="single" w:sz="8" w:space="0" w:color="CCCCCC"/>
        <w:left w:val="single" w:sz="8" w:space="0" w:color="000000"/>
        <w:bottom w:val="single" w:sz="8" w:space="0" w:color="000000"/>
        <w:right w:val="single" w:sz="8" w:space="0" w:color="000000"/>
      </w:pBdr>
      <w:spacing w:before="100" w:beforeAutospacing="1" w:after="100" w:afterAutospacing="1" w:line="240" w:lineRule="auto"/>
      <w:jc w:val="right"/>
    </w:pPr>
    <w:rPr>
      <w:rFonts w:ascii="Arial" w:eastAsia="Times New Roman" w:hAnsi="Arial" w:cs="Arial"/>
      <w:sz w:val="20"/>
      <w:szCs w:val="20"/>
    </w:rPr>
  </w:style>
  <w:style w:type="paragraph" w:customStyle="1" w:styleId="xl45">
    <w:name w:val="xl45"/>
    <w:basedOn w:val="Normal"/>
    <w:rsid w:val="00A56565"/>
    <w:pPr>
      <w:pBdr>
        <w:top w:val="single" w:sz="8" w:space="0" w:color="4472C4"/>
        <w:bottom w:val="single" w:sz="8" w:space="0" w:color="4472C4"/>
      </w:pBdr>
      <w:shd w:val="clear" w:color="4472C4" w:fill="4472C4"/>
      <w:spacing w:before="100" w:beforeAutospacing="1" w:after="100" w:afterAutospacing="1" w:line="240" w:lineRule="auto"/>
      <w:jc w:val="center"/>
      <w:textAlignment w:val="center"/>
    </w:pPr>
    <w:rPr>
      <w:rFonts w:eastAsia="Times New Roman"/>
      <w:b/>
      <w:bCs/>
      <w:sz w:val="18"/>
      <w:szCs w:val="18"/>
    </w:rPr>
  </w:style>
  <w:style w:type="paragraph" w:customStyle="1" w:styleId="xl159">
    <w:name w:val="xl159"/>
    <w:basedOn w:val="Normal"/>
    <w:rsid w:val="003814F4"/>
    <w:pPr>
      <w:pBdr>
        <w:top w:val="single" w:sz="4" w:space="0" w:color="CCCCCC"/>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24"/>
      <w:szCs w:val="24"/>
    </w:rPr>
  </w:style>
  <w:style w:type="paragraph" w:customStyle="1" w:styleId="xl160">
    <w:name w:val="xl160"/>
    <w:basedOn w:val="Normal"/>
    <w:rsid w:val="003814F4"/>
    <w:pPr>
      <w:pBdr>
        <w:top w:val="single" w:sz="4" w:space="0" w:color="CCCCCC"/>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18"/>
      <w:szCs w:val="18"/>
    </w:rPr>
  </w:style>
  <w:style w:type="paragraph" w:customStyle="1" w:styleId="xl161">
    <w:name w:val="xl161"/>
    <w:basedOn w:val="Normal"/>
    <w:rsid w:val="003814F4"/>
    <w:pPr>
      <w:pBdr>
        <w:top w:val="single" w:sz="8" w:space="0" w:color="4472C4"/>
        <w:bottom w:val="single" w:sz="8" w:space="0" w:color="4472C4"/>
      </w:pBdr>
      <w:shd w:val="clear" w:color="4472C4" w:fill="4472C4"/>
      <w:spacing w:before="100" w:beforeAutospacing="1" w:after="100" w:afterAutospacing="1" w:line="240" w:lineRule="auto"/>
      <w:jc w:val="center"/>
      <w:textAlignment w:val="center"/>
    </w:pPr>
    <w:rPr>
      <w:rFonts w:eastAsia="Times New Roman"/>
      <w:b/>
      <w:bCs/>
      <w:sz w:val="18"/>
      <w:szCs w:val="18"/>
    </w:rPr>
  </w:style>
  <w:style w:type="paragraph" w:customStyle="1" w:styleId="xl163">
    <w:name w:val="xl163"/>
    <w:basedOn w:val="Normal"/>
    <w:rsid w:val="003814F4"/>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sz w:val="20"/>
      <w:szCs w:val="20"/>
    </w:rPr>
  </w:style>
  <w:style w:type="paragraph" w:customStyle="1" w:styleId="xl164">
    <w:name w:val="xl164"/>
    <w:basedOn w:val="Normal"/>
    <w:rsid w:val="003814F4"/>
    <w:pPr>
      <w:pBdr>
        <w:top w:val="single" w:sz="4" w:space="0" w:color="000000"/>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24"/>
      <w:szCs w:val="24"/>
    </w:rPr>
  </w:style>
  <w:style w:type="paragraph" w:customStyle="1" w:styleId="xl165">
    <w:name w:val="xl165"/>
    <w:basedOn w:val="Normal"/>
    <w:rsid w:val="003814F4"/>
    <w:pPr>
      <w:pBdr>
        <w:top w:val="single" w:sz="4" w:space="0" w:color="000000"/>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24"/>
      <w:szCs w:val="24"/>
    </w:rPr>
  </w:style>
  <w:style w:type="paragraph" w:customStyle="1" w:styleId="xl167">
    <w:name w:val="xl167"/>
    <w:basedOn w:val="Normal"/>
    <w:rsid w:val="003814F4"/>
    <w:pPr>
      <w:pBdr>
        <w:top w:val="single" w:sz="4" w:space="0" w:color="CCCCCC"/>
        <w:left w:val="single" w:sz="4" w:space="0" w:color="000000"/>
        <w:bottom w:val="single" w:sz="4" w:space="0" w:color="000000"/>
        <w:right w:val="single" w:sz="4" w:space="0" w:color="000000"/>
      </w:pBdr>
      <w:spacing w:before="100" w:beforeAutospacing="1" w:after="100" w:afterAutospacing="1" w:line="240" w:lineRule="auto"/>
    </w:pPr>
    <w:rPr>
      <w:rFonts w:eastAsia="Times New Roman"/>
      <w:sz w:val="20"/>
      <w:szCs w:val="20"/>
    </w:rPr>
  </w:style>
  <w:style w:type="paragraph" w:customStyle="1" w:styleId="xl168">
    <w:name w:val="xl168"/>
    <w:basedOn w:val="Normal"/>
    <w:rsid w:val="003814F4"/>
    <w:pPr>
      <w:pBdr>
        <w:top w:val="single" w:sz="4" w:space="0" w:color="CCCCCC"/>
        <w:left w:val="single" w:sz="4" w:space="0" w:color="CCCCCC"/>
        <w:bottom w:val="single" w:sz="4" w:space="0" w:color="000000"/>
        <w:right w:val="single" w:sz="4" w:space="0" w:color="000000"/>
      </w:pBdr>
      <w:shd w:val="clear" w:color="000000" w:fill="FFFFFF"/>
      <w:spacing w:before="100" w:beforeAutospacing="1" w:after="100" w:afterAutospacing="1" w:line="240" w:lineRule="auto"/>
    </w:pPr>
    <w:rPr>
      <w:rFonts w:eastAsia="Times New Roman"/>
      <w:sz w:val="24"/>
      <w:szCs w:val="24"/>
    </w:rPr>
  </w:style>
  <w:style w:type="paragraph" w:customStyle="1" w:styleId="xl169">
    <w:name w:val="xl169"/>
    <w:basedOn w:val="Normal"/>
    <w:rsid w:val="003814F4"/>
    <w:pPr>
      <w:pBdr>
        <w:top w:val="single" w:sz="4" w:space="0" w:color="CCCCCC"/>
        <w:left w:val="single" w:sz="4" w:space="0" w:color="CCCCCC"/>
        <w:bottom w:val="single" w:sz="4" w:space="0" w:color="000000"/>
        <w:right w:val="single" w:sz="4" w:space="0" w:color="000000"/>
      </w:pBdr>
      <w:shd w:val="clear" w:color="000000" w:fill="EBEFF1"/>
      <w:spacing w:before="100" w:beforeAutospacing="1" w:after="100" w:afterAutospacing="1" w:line="240" w:lineRule="auto"/>
    </w:pPr>
    <w:rPr>
      <w:rFonts w:eastAsia="Times New Roman"/>
      <w:sz w:val="24"/>
      <w:szCs w:val="24"/>
    </w:rPr>
  </w:style>
  <w:style w:type="paragraph" w:customStyle="1" w:styleId="xl57">
    <w:name w:val="xl57"/>
    <w:basedOn w:val="Normal"/>
    <w:rsid w:val="009D3776"/>
    <w:pPr>
      <w:pBdr>
        <w:top w:val="single" w:sz="8" w:space="0" w:color="4472C4"/>
        <w:bottom w:val="single" w:sz="8" w:space="0" w:color="4472C4"/>
      </w:pBdr>
      <w:shd w:val="clear" w:color="4472C4" w:fill="808080"/>
      <w:spacing w:before="100" w:beforeAutospacing="1" w:after="100" w:afterAutospacing="1" w:line="240" w:lineRule="auto"/>
      <w:jc w:val="center"/>
      <w:textAlignment w:val="center"/>
    </w:pPr>
    <w:rPr>
      <w:rFonts w:ascii="Aptos Narrow" w:eastAsia="Times New Roman" w:hAnsi="Aptos Narrow" w:cs="Times New Roman"/>
      <w:b/>
      <w:bCs/>
      <w:color w:val="FFFFFF"/>
      <w:sz w:val="18"/>
      <w:szCs w:val="18"/>
    </w:rPr>
  </w:style>
  <w:style w:type="table" w:styleId="Tablanormal1">
    <w:name w:val="Plain Table 1"/>
    <w:basedOn w:val="Tablanormal"/>
    <w:uiPriority w:val="41"/>
    <w:rsid w:val="00890FB3"/>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table" w:styleId="Tabladelista7concolores-nfasis1">
    <w:name w:val="List Table 7 Colorful Accent 1"/>
    <w:basedOn w:val="Tablanormal"/>
    <w:uiPriority w:val="52"/>
    <w:rsid w:val="00890FB3"/>
    <w:pPr>
      <w:spacing w:after="0" w:line="240" w:lineRule="auto"/>
    </w:pPr>
    <w:rPr>
      <w:color w:val="2F5496" w:themeColor="accent1" w:themeShade="BF"/>
    </w:rPr>
    <w:tblPr>
      <w:tblStyleRowBandSize w:val="1"/>
      <w:tblStyleColBandSize w:val="1"/>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D9E2F3"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wCell">
      <w:tblPr/>
      <w:tcPr>
        <w:tcBorders>
          <w:right w:val="nil"/>
        </w:tcBorders>
      </w:tcPr>
    </w:tblStylePr>
  </w:style>
  <w:style w:type="table" w:styleId="Tabladelista5oscura-nfasis5">
    <w:name w:val="List Table 5 Dark Accent 5"/>
    <w:basedOn w:val="Tablanormal"/>
    <w:uiPriority w:val="50"/>
    <w:rsid w:val="00890FB3"/>
    <w:pPr>
      <w:spacing w:after="0" w:line="240" w:lineRule="auto"/>
    </w:pPr>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583">
      <w:marLeft w:val="0"/>
      <w:marRight w:val="0"/>
      <w:marTop w:val="0"/>
      <w:marBottom w:val="0"/>
      <w:divBdr>
        <w:top w:val="none" w:sz="0" w:space="0" w:color="auto"/>
        <w:left w:val="none" w:sz="0" w:space="0" w:color="auto"/>
        <w:bottom w:val="none" w:sz="0" w:space="0" w:color="auto"/>
        <w:right w:val="none" w:sz="0" w:space="0" w:color="auto"/>
      </w:divBdr>
    </w:div>
    <w:div w:id="6833562">
      <w:bodyDiv w:val="1"/>
      <w:marLeft w:val="0"/>
      <w:marRight w:val="0"/>
      <w:marTop w:val="0"/>
      <w:marBottom w:val="0"/>
      <w:divBdr>
        <w:top w:val="none" w:sz="0" w:space="0" w:color="auto"/>
        <w:left w:val="none" w:sz="0" w:space="0" w:color="auto"/>
        <w:bottom w:val="none" w:sz="0" w:space="0" w:color="auto"/>
        <w:right w:val="none" w:sz="0" w:space="0" w:color="auto"/>
      </w:divBdr>
    </w:div>
    <w:div w:id="12726981">
      <w:bodyDiv w:val="1"/>
      <w:marLeft w:val="0"/>
      <w:marRight w:val="0"/>
      <w:marTop w:val="0"/>
      <w:marBottom w:val="0"/>
      <w:divBdr>
        <w:top w:val="none" w:sz="0" w:space="0" w:color="auto"/>
        <w:left w:val="none" w:sz="0" w:space="0" w:color="auto"/>
        <w:bottom w:val="none" w:sz="0" w:space="0" w:color="auto"/>
        <w:right w:val="none" w:sz="0" w:space="0" w:color="auto"/>
      </w:divBdr>
    </w:div>
    <w:div w:id="14311621">
      <w:bodyDiv w:val="1"/>
      <w:marLeft w:val="0"/>
      <w:marRight w:val="0"/>
      <w:marTop w:val="0"/>
      <w:marBottom w:val="0"/>
      <w:divBdr>
        <w:top w:val="none" w:sz="0" w:space="0" w:color="auto"/>
        <w:left w:val="none" w:sz="0" w:space="0" w:color="auto"/>
        <w:bottom w:val="none" w:sz="0" w:space="0" w:color="auto"/>
        <w:right w:val="none" w:sz="0" w:space="0" w:color="auto"/>
      </w:divBdr>
    </w:div>
    <w:div w:id="20017151">
      <w:bodyDiv w:val="1"/>
      <w:marLeft w:val="0"/>
      <w:marRight w:val="0"/>
      <w:marTop w:val="0"/>
      <w:marBottom w:val="0"/>
      <w:divBdr>
        <w:top w:val="none" w:sz="0" w:space="0" w:color="auto"/>
        <w:left w:val="none" w:sz="0" w:space="0" w:color="auto"/>
        <w:bottom w:val="none" w:sz="0" w:space="0" w:color="auto"/>
        <w:right w:val="none" w:sz="0" w:space="0" w:color="auto"/>
      </w:divBdr>
    </w:div>
    <w:div w:id="43064984">
      <w:bodyDiv w:val="1"/>
      <w:marLeft w:val="0"/>
      <w:marRight w:val="0"/>
      <w:marTop w:val="0"/>
      <w:marBottom w:val="0"/>
      <w:divBdr>
        <w:top w:val="none" w:sz="0" w:space="0" w:color="auto"/>
        <w:left w:val="none" w:sz="0" w:space="0" w:color="auto"/>
        <w:bottom w:val="none" w:sz="0" w:space="0" w:color="auto"/>
        <w:right w:val="none" w:sz="0" w:space="0" w:color="auto"/>
      </w:divBdr>
    </w:div>
    <w:div w:id="43259484">
      <w:bodyDiv w:val="1"/>
      <w:marLeft w:val="0"/>
      <w:marRight w:val="0"/>
      <w:marTop w:val="0"/>
      <w:marBottom w:val="0"/>
      <w:divBdr>
        <w:top w:val="none" w:sz="0" w:space="0" w:color="auto"/>
        <w:left w:val="none" w:sz="0" w:space="0" w:color="auto"/>
        <w:bottom w:val="none" w:sz="0" w:space="0" w:color="auto"/>
        <w:right w:val="none" w:sz="0" w:space="0" w:color="auto"/>
      </w:divBdr>
    </w:div>
    <w:div w:id="51125023">
      <w:bodyDiv w:val="1"/>
      <w:marLeft w:val="0"/>
      <w:marRight w:val="0"/>
      <w:marTop w:val="0"/>
      <w:marBottom w:val="0"/>
      <w:divBdr>
        <w:top w:val="none" w:sz="0" w:space="0" w:color="auto"/>
        <w:left w:val="none" w:sz="0" w:space="0" w:color="auto"/>
        <w:bottom w:val="none" w:sz="0" w:space="0" w:color="auto"/>
        <w:right w:val="none" w:sz="0" w:space="0" w:color="auto"/>
      </w:divBdr>
    </w:div>
    <w:div w:id="70394102">
      <w:bodyDiv w:val="1"/>
      <w:marLeft w:val="0"/>
      <w:marRight w:val="0"/>
      <w:marTop w:val="0"/>
      <w:marBottom w:val="0"/>
      <w:divBdr>
        <w:top w:val="none" w:sz="0" w:space="0" w:color="auto"/>
        <w:left w:val="none" w:sz="0" w:space="0" w:color="auto"/>
        <w:bottom w:val="none" w:sz="0" w:space="0" w:color="auto"/>
        <w:right w:val="none" w:sz="0" w:space="0" w:color="auto"/>
      </w:divBdr>
    </w:div>
    <w:div w:id="75786083">
      <w:bodyDiv w:val="1"/>
      <w:marLeft w:val="0"/>
      <w:marRight w:val="0"/>
      <w:marTop w:val="0"/>
      <w:marBottom w:val="0"/>
      <w:divBdr>
        <w:top w:val="none" w:sz="0" w:space="0" w:color="auto"/>
        <w:left w:val="none" w:sz="0" w:space="0" w:color="auto"/>
        <w:bottom w:val="none" w:sz="0" w:space="0" w:color="auto"/>
        <w:right w:val="none" w:sz="0" w:space="0" w:color="auto"/>
      </w:divBdr>
    </w:div>
    <w:div w:id="76177751">
      <w:bodyDiv w:val="1"/>
      <w:marLeft w:val="0"/>
      <w:marRight w:val="0"/>
      <w:marTop w:val="0"/>
      <w:marBottom w:val="0"/>
      <w:divBdr>
        <w:top w:val="none" w:sz="0" w:space="0" w:color="auto"/>
        <w:left w:val="none" w:sz="0" w:space="0" w:color="auto"/>
        <w:bottom w:val="none" w:sz="0" w:space="0" w:color="auto"/>
        <w:right w:val="none" w:sz="0" w:space="0" w:color="auto"/>
      </w:divBdr>
    </w:div>
    <w:div w:id="76487532">
      <w:bodyDiv w:val="1"/>
      <w:marLeft w:val="0"/>
      <w:marRight w:val="0"/>
      <w:marTop w:val="0"/>
      <w:marBottom w:val="0"/>
      <w:divBdr>
        <w:top w:val="none" w:sz="0" w:space="0" w:color="auto"/>
        <w:left w:val="none" w:sz="0" w:space="0" w:color="auto"/>
        <w:bottom w:val="none" w:sz="0" w:space="0" w:color="auto"/>
        <w:right w:val="none" w:sz="0" w:space="0" w:color="auto"/>
      </w:divBdr>
    </w:div>
    <w:div w:id="85620502">
      <w:bodyDiv w:val="1"/>
      <w:marLeft w:val="0"/>
      <w:marRight w:val="0"/>
      <w:marTop w:val="0"/>
      <w:marBottom w:val="0"/>
      <w:divBdr>
        <w:top w:val="none" w:sz="0" w:space="0" w:color="auto"/>
        <w:left w:val="none" w:sz="0" w:space="0" w:color="auto"/>
        <w:bottom w:val="none" w:sz="0" w:space="0" w:color="auto"/>
        <w:right w:val="none" w:sz="0" w:space="0" w:color="auto"/>
      </w:divBdr>
    </w:div>
    <w:div w:id="85733516">
      <w:bodyDiv w:val="1"/>
      <w:marLeft w:val="0"/>
      <w:marRight w:val="0"/>
      <w:marTop w:val="0"/>
      <w:marBottom w:val="0"/>
      <w:divBdr>
        <w:top w:val="none" w:sz="0" w:space="0" w:color="auto"/>
        <w:left w:val="none" w:sz="0" w:space="0" w:color="auto"/>
        <w:bottom w:val="none" w:sz="0" w:space="0" w:color="auto"/>
        <w:right w:val="none" w:sz="0" w:space="0" w:color="auto"/>
      </w:divBdr>
    </w:div>
    <w:div w:id="102650957">
      <w:bodyDiv w:val="1"/>
      <w:marLeft w:val="0"/>
      <w:marRight w:val="0"/>
      <w:marTop w:val="0"/>
      <w:marBottom w:val="0"/>
      <w:divBdr>
        <w:top w:val="none" w:sz="0" w:space="0" w:color="auto"/>
        <w:left w:val="none" w:sz="0" w:space="0" w:color="auto"/>
        <w:bottom w:val="none" w:sz="0" w:space="0" w:color="auto"/>
        <w:right w:val="none" w:sz="0" w:space="0" w:color="auto"/>
      </w:divBdr>
    </w:div>
    <w:div w:id="104234972">
      <w:bodyDiv w:val="1"/>
      <w:marLeft w:val="0"/>
      <w:marRight w:val="0"/>
      <w:marTop w:val="0"/>
      <w:marBottom w:val="0"/>
      <w:divBdr>
        <w:top w:val="none" w:sz="0" w:space="0" w:color="auto"/>
        <w:left w:val="none" w:sz="0" w:space="0" w:color="auto"/>
        <w:bottom w:val="none" w:sz="0" w:space="0" w:color="auto"/>
        <w:right w:val="none" w:sz="0" w:space="0" w:color="auto"/>
      </w:divBdr>
    </w:div>
    <w:div w:id="109514595">
      <w:bodyDiv w:val="1"/>
      <w:marLeft w:val="0"/>
      <w:marRight w:val="0"/>
      <w:marTop w:val="0"/>
      <w:marBottom w:val="0"/>
      <w:divBdr>
        <w:top w:val="none" w:sz="0" w:space="0" w:color="auto"/>
        <w:left w:val="none" w:sz="0" w:space="0" w:color="auto"/>
        <w:bottom w:val="none" w:sz="0" w:space="0" w:color="auto"/>
        <w:right w:val="none" w:sz="0" w:space="0" w:color="auto"/>
      </w:divBdr>
    </w:div>
    <w:div w:id="113790492">
      <w:bodyDiv w:val="1"/>
      <w:marLeft w:val="0"/>
      <w:marRight w:val="0"/>
      <w:marTop w:val="0"/>
      <w:marBottom w:val="0"/>
      <w:divBdr>
        <w:top w:val="none" w:sz="0" w:space="0" w:color="auto"/>
        <w:left w:val="none" w:sz="0" w:space="0" w:color="auto"/>
        <w:bottom w:val="none" w:sz="0" w:space="0" w:color="auto"/>
        <w:right w:val="none" w:sz="0" w:space="0" w:color="auto"/>
      </w:divBdr>
    </w:div>
    <w:div w:id="113909082">
      <w:bodyDiv w:val="1"/>
      <w:marLeft w:val="0"/>
      <w:marRight w:val="0"/>
      <w:marTop w:val="0"/>
      <w:marBottom w:val="0"/>
      <w:divBdr>
        <w:top w:val="none" w:sz="0" w:space="0" w:color="auto"/>
        <w:left w:val="none" w:sz="0" w:space="0" w:color="auto"/>
        <w:bottom w:val="none" w:sz="0" w:space="0" w:color="auto"/>
        <w:right w:val="none" w:sz="0" w:space="0" w:color="auto"/>
      </w:divBdr>
    </w:div>
    <w:div w:id="127281319">
      <w:bodyDiv w:val="1"/>
      <w:marLeft w:val="0"/>
      <w:marRight w:val="0"/>
      <w:marTop w:val="0"/>
      <w:marBottom w:val="0"/>
      <w:divBdr>
        <w:top w:val="none" w:sz="0" w:space="0" w:color="auto"/>
        <w:left w:val="none" w:sz="0" w:space="0" w:color="auto"/>
        <w:bottom w:val="none" w:sz="0" w:space="0" w:color="auto"/>
        <w:right w:val="none" w:sz="0" w:space="0" w:color="auto"/>
      </w:divBdr>
    </w:div>
    <w:div w:id="128716765">
      <w:bodyDiv w:val="1"/>
      <w:marLeft w:val="0"/>
      <w:marRight w:val="0"/>
      <w:marTop w:val="0"/>
      <w:marBottom w:val="0"/>
      <w:divBdr>
        <w:top w:val="none" w:sz="0" w:space="0" w:color="auto"/>
        <w:left w:val="none" w:sz="0" w:space="0" w:color="auto"/>
        <w:bottom w:val="none" w:sz="0" w:space="0" w:color="auto"/>
        <w:right w:val="none" w:sz="0" w:space="0" w:color="auto"/>
      </w:divBdr>
    </w:div>
    <w:div w:id="130759089">
      <w:bodyDiv w:val="1"/>
      <w:marLeft w:val="0"/>
      <w:marRight w:val="0"/>
      <w:marTop w:val="0"/>
      <w:marBottom w:val="0"/>
      <w:divBdr>
        <w:top w:val="none" w:sz="0" w:space="0" w:color="auto"/>
        <w:left w:val="none" w:sz="0" w:space="0" w:color="auto"/>
        <w:bottom w:val="none" w:sz="0" w:space="0" w:color="auto"/>
        <w:right w:val="none" w:sz="0" w:space="0" w:color="auto"/>
      </w:divBdr>
    </w:div>
    <w:div w:id="153684373">
      <w:bodyDiv w:val="1"/>
      <w:marLeft w:val="0"/>
      <w:marRight w:val="0"/>
      <w:marTop w:val="0"/>
      <w:marBottom w:val="0"/>
      <w:divBdr>
        <w:top w:val="none" w:sz="0" w:space="0" w:color="auto"/>
        <w:left w:val="none" w:sz="0" w:space="0" w:color="auto"/>
        <w:bottom w:val="none" w:sz="0" w:space="0" w:color="auto"/>
        <w:right w:val="none" w:sz="0" w:space="0" w:color="auto"/>
      </w:divBdr>
    </w:div>
    <w:div w:id="175971066">
      <w:bodyDiv w:val="1"/>
      <w:marLeft w:val="0"/>
      <w:marRight w:val="0"/>
      <w:marTop w:val="0"/>
      <w:marBottom w:val="0"/>
      <w:divBdr>
        <w:top w:val="none" w:sz="0" w:space="0" w:color="auto"/>
        <w:left w:val="none" w:sz="0" w:space="0" w:color="auto"/>
        <w:bottom w:val="none" w:sz="0" w:space="0" w:color="auto"/>
        <w:right w:val="none" w:sz="0" w:space="0" w:color="auto"/>
      </w:divBdr>
    </w:div>
    <w:div w:id="194735889">
      <w:bodyDiv w:val="1"/>
      <w:marLeft w:val="0"/>
      <w:marRight w:val="0"/>
      <w:marTop w:val="0"/>
      <w:marBottom w:val="0"/>
      <w:divBdr>
        <w:top w:val="none" w:sz="0" w:space="0" w:color="auto"/>
        <w:left w:val="none" w:sz="0" w:space="0" w:color="auto"/>
        <w:bottom w:val="none" w:sz="0" w:space="0" w:color="auto"/>
        <w:right w:val="none" w:sz="0" w:space="0" w:color="auto"/>
      </w:divBdr>
    </w:div>
    <w:div w:id="202520564">
      <w:bodyDiv w:val="1"/>
      <w:marLeft w:val="0"/>
      <w:marRight w:val="0"/>
      <w:marTop w:val="0"/>
      <w:marBottom w:val="0"/>
      <w:divBdr>
        <w:top w:val="none" w:sz="0" w:space="0" w:color="auto"/>
        <w:left w:val="none" w:sz="0" w:space="0" w:color="auto"/>
        <w:bottom w:val="none" w:sz="0" w:space="0" w:color="auto"/>
        <w:right w:val="none" w:sz="0" w:space="0" w:color="auto"/>
      </w:divBdr>
    </w:div>
    <w:div w:id="205216812">
      <w:bodyDiv w:val="1"/>
      <w:marLeft w:val="0"/>
      <w:marRight w:val="0"/>
      <w:marTop w:val="0"/>
      <w:marBottom w:val="0"/>
      <w:divBdr>
        <w:top w:val="none" w:sz="0" w:space="0" w:color="auto"/>
        <w:left w:val="none" w:sz="0" w:space="0" w:color="auto"/>
        <w:bottom w:val="none" w:sz="0" w:space="0" w:color="auto"/>
        <w:right w:val="none" w:sz="0" w:space="0" w:color="auto"/>
      </w:divBdr>
    </w:div>
    <w:div w:id="208688002">
      <w:bodyDiv w:val="1"/>
      <w:marLeft w:val="0"/>
      <w:marRight w:val="0"/>
      <w:marTop w:val="0"/>
      <w:marBottom w:val="0"/>
      <w:divBdr>
        <w:top w:val="none" w:sz="0" w:space="0" w:color="auto"/>
        <w:left w:val="none" w:sz="0" w:space="0" w:color="auto"/>
        <w:bottom w:val="none" w:sz="0" w:space="0" w:color="auto"/>
        <w:right w:val="none" w:sz="0" w:space="0" w:color="auto"/>
      </w:divBdr>
    </w:div>
    <w:div w:id="221209620">
      <w:bodyDiv w:val="1"/>
      <w:marLeft w:val="0"/>
      <w:marRight w:val="0"/>
      <w:marTop w:val="0"/>
      <w:marBottom w:val="0"/>
      <w:divBdr>
        <w:top w:val="none" w:sz="0" w:space="0" w:color="auto"/>
        <w:left w:val="none" w:sz="0" w:space="0" w:color="auto"/>
        <w:bottom w:val="none" w:sz="0" w:space="0" w:color="auto"/>
        <w:right w:val="none" w:sz="0" w:space="0" w:color="auto"/>
      </w:divBdr>
    </w:div>
    <w:div w:id="227151620">
      <w:bodyDiv w:val="1"/>
      <w:marLeft w:val="0"/>
      <w:marRight w:val="0"/>
      <w:marTop w:val="0"/>
      <w:marBottom w:val="0"/>
      <w:divBdr>
        <w:top w:val="none" w:sz="0" w:space="0" w:color="auto"/>
        <w:left w:val="none" w:sz="0" w:space="0" w:color="auto"/>
        <w:bottom w:val="none" w:sz="0" w:space="0" w:color="auto"/>
        <w:right w:val="none" w:sz="0" w:space="0" w:color="auto"/>
      </w:divBdr>
    </w:div>
    <w:div w:id="252519678">
      <w:bodyDiv w:val="1"/>
      <w:marLeft w:val="0"/>
      <w:marRight w:val="0"/>
      <w:marTop w:val="0"/>
      <w:marBottom w:val="0"/>
      <w:divBdr>
        <w:top w:val="none" w:sz="0" w:space="0" w:color="auto"/>
        <w:left w:val="none" w:sz="0" w:space="0" w:color="auto"/>
        <w:bottom w:val="none" w:sz="0" w:space="0" w:color="auto"/>
        <w:right w:val="none" w:sz="0" w:space="0" w:color="auto"/>
      </w:divBdr>
    </w:div>
    <w:div w:id="262079100">
      <w:bodyDiv w:val="1"/>
      <w:marLeft w:val="0"/>
      <w:marRight w:val="0"/>
      <w:marTop w:val="0"/>
      <w:marBottom w:val="0"/>
      <w:divBdr>
        <w:top w:val="none" w:sz="0" w:space="0" w:color="auto"/>
        <w:left w:val="none" w:sz="0" w:space="0" w:color="auto"/>
        <w:bottom w:val="none" w:sz="0" w:space="0" w:color="auto"/>
        <w:right w:val="none" w:sz="0" w:space="0" w:color="auto"/>
      </w:divBdr>
    </w:div>
    <w:div w:id="278342234">
      <w:bodyDiv w:val="1"/>
      <w:marLeft w:val="0"/>
      <w:marRight w:val="0"/>
      <w:marTop w:val="0"/>
      <w:marBottom w:val="0"/>
      <w:divBdr>
        <w:top w:val="none" w:sz="0" w:space="0" w:color="auto"/>
        <w:left w:val="none" w:sz="0" w:space="0" w:color="auto"/>
        <w:bottom w:val="none" w:sz="0" w:space="0" w:color="auto"/>
        <w:right w:val="none" w:sz="0" w:space="0" w:color="auto"/>
      </w:divBdr>
    </w:div>
    <w:div w:id="299506873">
      <w:bodyDiv w:val="1"/>
      <w:marLeft w:val="0"/>
      <w:marRight w:val="0"/>
      <w:marTop w:val="0"/>
      <w:marBottom w:val="0"/>
      <w:divBdr>
        <w:top w:val="none" w:sz="0" w:space="0" w:color="auto"/>
        <w:left w:val="none" w:sz="0" w:space="0" w:color="auto"/>
        <w:bottom w:val="none" w:sz="0" w:space="0" w:color="auto"/>
        <w:right w:val="none" w:sz="0" w:space="0" w:color="auto"/>
      </w:divBdr>
    </w:div>
    <w:div w:id="300888485">
      <w:bodyDiv w:val="1"/>
      <w:marLeft w:val="0"/>
      <w:marRight w:val="0"/>
      <w:marTop w:val="0"/>
      <w:marBottom w:val="0"/>
      <w:divBdr>
        <w:top w:val="none" w:sz="0" w:space="0" w:color="auto"/>
        <w:left w:val="none" w:sz="0" w:space="0" w:color="auto"/>
        <w:bottom w:val="none" w:sz="0" w:space="0" w:color="auto"/>
        <w:right w:val="none" w:sz="0" w:space="0" w:color="auto"/>
      </w:divBdr>
    </w:div>
    <w:div w:id="310134845">
      <w:bodyDiv w:val="1"/>
      <w:marLeft w:val="0"/>
      <w:marRight w:val="0"/>
      <w:marTop w:val="0"/>
      <w:marBottom w:val="0"/>
      <w:divBdr>
        <w:top w:val="none" w:sz="0" w:space="0" w:color="auto"/>
        <w:left w:val="none" w:sz="0" w:space="0" w:color="auto"/>
        <w:bottom w:val="none" w:sz="0" w:space="0" w:color="auto"/>
        <w:right w:val="none" w:sz="0" w:space="0" w:color="auto"/>
      </w:divBdr>
    </w:div>
    <w:div w:id="314144330">
      <w:bodyDiv w:val="1"/>
      <w:marLeft w:val="0"/>
      <w:marRight w:val="0"/>
      <w:marTop w:val="0"/>
      <w:marBottom w:val="0"/>
      <w:divBdr>
        <w:top w:val="none" w:sz="0" w:space="0" w:color="auto"/>
        <w:left w:val="none" w:sz="0" w:space="0" w:color="auto"/>
        <w:bottom w:val="none" w:sz="0" w:space="0" w:color="auto"/>
        <w:right w:val="none" w:sz="0" w:space="0" w:color="auto"/>
      </w:divBdr>
    </w:div>
    <w:div w:id="319701834">
      <w:marLeft w:val="0"/>
      <w:marRight w:val="0"/>
      <w:marTop w:val="0"/>
      <w:marBottom w:val="0"/>
      <w:divBdr>
        <w:top w:val="none" w:sz="0" w:space="0" w:color="auto"/>
        <w:left w:val="none" w:sz="0" w:space="0" w:color="auto"/>
        <w:bottom w:val="none" w:sz="0" w:space="0" w:color="auto"/>
        <w:right w:val="none" w:sz="0" w:space="0" w:color="auto"/>
      </w:divBdr>
    </w:div>
    <w:div w:id="320088538">
      <w:bodyDiv w:val="1"/>
      <w:marLeft w:val="0"/>
      <w:marRight w:val="0"/>
      <w:marTop w:val="0"/>
      <w:marBottom w:val="0"/>
      <w:divBdr>
        <w:top w:val="none" w:sz="0" w:space="0" w:color="auto"/>
        <w:left w:val="none" w:sz="0" w:space="0" w:color="auto"/>
        <w:bottom w:val="none" w:sz="0" w:space="0" w:color="auto"/>
        <w:right w:val="none" w:sz="0" w:space="0" w:color="auto"/>
      </w:divBdr>
    </w:div>
    <w:div w:id="326442180">
      <w:bodyDiv w:val="1"/>
      <w:marLeft w:val="0"/>
      <w:marRight w:val="0"/>
      <w:marTop w:val="0"/>
      <w:marBottom w:val="0"/>
      <w:divBdr>
        <w:top w:val="none" w:sz="0" w:space="0" w:color="auto"/>
        <w:left w:val="none" w:sz="0" w:space="0" w:color="auto"/>
        <w:bottom w:val="none" w:sz="0" w:space="0" w:color="auto"/>
        <w:right w:val="none" w:sz="0" w:space="0" w:color="auto"/>
      </w:divBdr>
    </w:div>
    <w:div w:id="337927174">
      <w:bodyDiv w:val="1"/>
      <w:marLeft w:val="0"/>
      <w:marRight w:val="0"/>
      <w:marTop w:val="0"/>
      <w:marBottom w:val="0"/>
      <w:divBdr>
        <w:top w:val="none" w:sz="0" w:space="0" w:color="auto"/>
        <w:left w:val="none" w:sz="0" w:space="0" w:color="auto"/>
        <w:bottom w:val="none" w:sz="0" w:space="0" w:color="auto"/>
        <w:right w:val="none" w:sz="0" w:space="0" w:color="auto"/>
      </w:divBdr>
    </w:div>
    <w:div w:id="346323603">
      <w:bodyDiv w:val="1"/>
      <w:marLeft w:val="0"/>
      <w:marRight w:val="0"/>
      <w:marTop w:val="0"/>
      <w:marBottom w:val="0"/>
      <w:divBdr>
        <w:top w:val="none" w:sz="0" w:space="0" w:color="auto"/>
        <w:left w:val="none" w:sz="0" w:space="0" w:color="auto"/>
        <w:bottom w:val="none" w:sz="0" w:space="0" w:color="auto"/>
        <w:right w:val="none" w:sz="0" w:space="0" w:color="auto"/>
      </w:divBdr>
    </w:div>
    <w:div w:id="349375902">
      <w:bodyDiv w:val="1"/>
      <w:marLeft w:val="0"/>
      <w:marRight w:val="0"/>
      <w:marTop w:val="0"/>
      <w:marBottom w:val="0"/>
      <w:divBdr>
        <w:top w:val="none" w:sz="0" w:space="0" w:color="auto"/>
        <w:left w:val="none" w:sz="0" w:space="0" w:color="auto"/>
        <w:bottom w:val="none" w:sz="0" w:space="0" w:color="auto"/>
        <w:right w:val="none" w:sz="0" w:space="0" w:color="auto"/>
      </w:divBdr>
    </w:div>
    <w:div w:id="351150037">
      <w:bodyDiv w:val="1"/>
      <w:marLeft w:val="0"/>
      <w:marRight w:val="0"/>
      <w:marTop w:val="0"/>
      <w:marBottom w:val="0"/>
      <w:divBdr>
        <w:top w:val="none" w:sz="0" w:space="0" w:color="auto"/>
        <w:left w:val="none" w:sz="0" w:space="0" w:color="auto"/>
        <w:bottom w:val="none" w:sz="0" w:space="0" w:color="auto"/>
        <w:right w:val="none" w:sz="0" w:space="0" w:color="auto"/>
      </w:divBdr>
    </w:div>
    <w:div w:id="352730054">
      <w:bodyDiv w:val="1"/>
      <w:marLeft w:val="0"/>
      <w:marRight w:val="0"/>
      <w:marTop w:val="0"/>
      <w:marBottom w:val="0"/>
      <w:divBdr>
        <w:top w:val="none" w:sz="0" w:space="0" w:color="auto"/>
        <w:left w:val="none" w:sz="0" w:space="0" w:color="auto"/>
        <w:bottom w:val="none" w:sz="0" w:space="0" w:color="auto"/>
        <w:right w:val="none" w:sz="0" w:space="0" w:color="auto"/>
      </w:divBdr>
    </w:div>
    <w:div w:id="361169172">
      <w:bodyDiv w:val="1"/>
      <w:marLeft w:val="0"/>
      <w:marRight w:val="0"/>
      <w:marTop w:val="0"/>
      <w:marBottom w:val="0"/>
      <w:divBdr>
        <w:top w:val="none" w:sz="0" w:space="0" w:color="auto"/>
        <w:left w:val="none" w:sz="0" w:space="0" w:color="auto"/>
        <w:bottom w:val="none" w:sz="0" w:space="0" w:color="auto"/>
        <w:right w:val="none" w:sz="0" w:space="0" w:color="auto"/>
      </w:divBdr>
    </w:div>
    <w:div w:id="374358451">
      <w:bodyDiv w:val="1"/>
      <w:marLeft w:val="0"/>
      <w:marRight w:val="0"/>
      <w:marTop w:val="0"/>
      <w:marBottom w:val="0"/>
      <w:divBdr>
        <w:top w:val="none" w:sz="0" w:space="0" w:color="auto"/>
        <w:left w:val="none" w:sz="0" w:space="0" w:color="auto"/>
        <w:bottom w:val="none" w:sz="0" w:space="0" w:color="auto"/>
        <w:right w:val="none" w:sz="0" w:space="0" w:color="auto"/>
      </w:divBdr>
    </w:div>
    <w:div w:id="374546093">
      <w:bodyDiv w:val="1"/>
      <w:marLeft w:val="0"/>
      <w:marRight w:val="0"/>
      <w:marTop w:val="0"/>
      <w:marBottom w:val="0"/>
      <w:divBdr>
        <w:top w:val="none" w:sz="0" w:space="0" w:color="auto"/>
        <w:left w:val="none" w:sz="0" w:space="0" w:color="auto"/>
        <w:bottom w:val="none" w:sz="0" w:space="0" w:color="auto"/>
        <w:right w:val="none" w:sz="0" w:space="0" w:color="auto"/>
      </w:divBdr>
    </w:div>
    <w:div w:id="390075666">
      <w:bodyDiv w:val="1"/>
      <w:marLeft w:val="0"/>
      <w:marRight w:val="0"/>
      <w:marTop w:val="0"/>
      <w:marBottom w:val="0"/>
      <w:divBdr>
        <w:top w:val="none" w:sz="0" w:space="0" w:color="auto"/>
        <w:left w:val="none" w:sz="0" w:space="0" w:color="auto"/>
        <w:bottom w:val="none" w:sz="0" w:space="0" w:color="auto"/>
        <w:right w:val="none" w:sz="0" w:space="0" w:color="auto"/>
      </w:divBdr>
    </w:div>
    <w:div w:id="391851264">
      <w:marLeft w:val="0"/>
      <w:marRight w:val="0"/>
      <w:marTop w:val="0"/>
      <w:marBottom w:val="0"/>
      <w:divBdr>
        <w:top w:val="none" w:sz="0" w:space="0" w:color="auto"/>
        <w:left w:val="none" w:sz="0" w:space="0" w:color="auto"/>
        <w:bottom w:val="none" w:sz="0" w:space="0" w:color="auto"/>
        <w:right w:val="none" w:sz="0" w:space="0" w:color="auto"/>
      </w:divBdr>
    </w:div>
    <w:div w:id="392972510">
      <w:marLeft w:val="0"/>
      <w:marRight w:val="0"/>
      <w:marTop w:val="0"/>
      <w:marBottom w:val="0"/>
      <w:divBdr>
        <w:top w:val="none" w:sz="0" w:space="0" w:color="auto"/>
        <w:left w:val="none" w:sz="0" w:space="0" w:color="auto"/>
        <w:bottom w:val="none" w:sz="0" w:space="0" w:color="auto"/>
        <w:right w:val="none" w:sz="0" w:space="0" w:color="auto"/>
      </w:divBdr>
    </w:div>
    <w:div w:id="408044997">
      <w:bodyDiv w:val="1"/>
      <w:marLeft w:val="0"/>
      <w:marRight w:val="0"/>
      <w:marTop w:val="0"/>
      <w:marBottom w:val="0"/>
      <w:divBdr>
        <w:top w:val="none" w:sz="0" w:space="0" w:color="auto"/>
        <w:left w:val="none" w:sz="0" w:space="0" w:color="auto"/>
        <w:bottom w:val="none" w:sz="0" w:space="0" w:color="auto"/>
        <w:right w:val="none" w:sz="0" w:space="0" w:color="auto"/>
      </w:divBdr>
    </w:div>
    <w:div w:id="408314778">
      <w:bodyDiv w:val="1"/>
      <w:marLeft w:val="0"/>
      <w:marRight w:val="0"/>
      <w:marTop w:val="0"/>
      <w:marBottom w:val="0"/>
      <w:divBdr>
        <w:top w:val="none" w:sz="0" w:space="0" w:color="auto"/>
        <w:left w:val="none" w:sz="0" w:space="0" w:color="auto"/>
        <w:bottom w:val="none" w:sz="0" w:space="0" w:color="auto"/>
        <w:right w:val="none" w:sz="0" w:space="0" w:color="auto"/>
      </w:divBdr>
    </w:div>
    <w:div w:id="425346313">
      <w:bodyDiv w:val="1"/>
      <w:marLeft w:val="0"/>
      <w:marRight w:val="0"/>
      <w:marTop w:val="0"/>
      <w:marBottom w:val="0"/>
      <w:divBdr>
        <w:top w:val="none" w:sz="0" w:space="0" w:color="auto"/>
        <w:left w:val="none" w:sz="0" w:space="0" w:color="auto"/>
        <w:bottom w:val="none" w:sz="0" w:space="0" w:color="auto"/>
        <w:right w:val="none" w:sz="0" w:space="0" w:color="auto"/>
      </w:divBdr>
    </w:div>
    <w:div w:id="434716242">
      <w:bodyDiv w:val="1"/>
      <w:marLeft w:val="0"/>
      <w:marRight w:val="0"/>
      <w:marTop w:val="0"/>
      <w:marBottom w:val="0"/>
      <w:divBdr>
        <w:top w:val="none" w:sz="0" w:space="0" w:color="auto"/>
        <w:left w:val="none" w:sz="0" w:space="0" w:color="auto"/>
        <w:bottom w:val="none" w:sz="0" w:space="0" w:color="auto"/>
        <w:right w:val="none" w:sz="0" w:space="0" w:color="auto"/>
      </w:divBdr>
    </w:div>
    <w:div w:id="438836307">
      <w:bodyDiv w:val="1"/>
      <w:marLeft w:val="0"/>
      <w:marRight w:val="0"/>
      <w:marTop w:val="0"/>
      <w:marBottom w:val="0"/>
      <w:divBdr>
        <w:top w:val="none" w:sz="0" w:space="0" w:color="auto"/>
        <w:left w:val="none" w:sz="0" w:space="0" w:color="auto"/>
        <w:bottom w:val="none" w:sz="0" w:space="0" w:color="auto"/>
        <w:right w:val="none" w:sz="0" w:space="0" w:color="auto"/>
      </w:divBdr>
    </w:div>
    <w:div w:id="439419807">
      <w:bodyDiv w:val="1"/>
      <w:marLeft w:val="0"/>
      <w:marRight w:val="0"/>
      <w:marTop w:val="0"/>
      <w:marBottom w:val="0"/>
      <w:divBdr>
        <w:top w:val="none" w:sz="0" w:space="0" w:color="auto"/>
        <w:left w:val="none" w:sz="0" w:space="0" w:color="auto"/>
        <w:bottom w:val="none" w:sz="0" w:space="0" w:color="auto"/>
        <w:right w:val="none" w:sz="0" w:space="0" w:color="auto"/>
      </w:divBdr>
    </w:div>
    <w:div w:id="440032262">
      <w:bodyDiv w:val="1"/>
      <w:marLeft w:val="0"/>
      <w:marRight w:val="0"/>
      <w:marTop w:val="0"/>
      <w:marBottom w:val="0"/>
      <w:divBdr>
        <w:top w:val="none" w:sz="0" w:space="0" w:color="auto"/>
        <w:left w:val="none" w:sz="0" w:space="0" w:color="auto"/>
        <w:bottom w:val="none" w:sz="0" w:space="0" w:color="auto"/>
        <w:right w:val="none" w:sz="0" w:space="0" w:color="auto"/>
      </w:divBdr>
    </w:div>
    <w:div w:id="443616401">
      <w:marLeft w:val="0"/>
      <w:marRight w:val="0"/>
      <w:marTop w:val="0"/>
      <w:marBottom w:val="0"/>
      <w:divBdr>
        <w:top w:val="none" w:sz="0" w:space="0" w:color="auto"/>
        <w:left w:val="none" w:sz="0" w:space="0" w:color="auto"/>
        <w:bottom w:val="none" w:sz="0" w:space="0" w:color="auto"/>
        <w:right w:val="none" w:sz="0" w:space="0" w:color="auto"/>
      </w:divBdr>
    </w:div>
    <w:div w:id="446896785">
      <w:bodyDiv w:val="1"/>
      <w:marLeft w:val="0"/>
      <w:marRight w:val="0"/>
      <w:marTop w:val="0"/>
      <w:marBottom w:val="0"/>
      <w:divBdr>
        <w:top w:val="none" w:sz="0" w:space="0" w:color="auto"/>
        <w:left w:val="none" w:sz="0" w:space="0" w:color="auto"/>
        <w:bottom w:val="none" w:sz="0" w:space="0" w:color="auto"/>
        <w:right w:val="none" w:sz="0" w:space="0" w:color="auto"/>
      </w:divBdr>
    </w:div>
    <w:div w:id="449859572">
      <w:bodyDiv w:val="1"/>
      <w:marLeft w:val="0"/>
      <w:marRight w:val="0"/>
      <w:marTop w:val="0"/>
      <w:marBottom w:val="0"/>
      <w:divBdr>
        <w:top w:val="none" w:sz="0" w:space="0" w:color="auto"/>
        <w:left w:val="none" w:sz="0" w:space="0" w:color="auto"/>
        <w:bottom w:val="none" w:sz="0" w:space="0" w:color="auto"/>
        <w:right w:val="none" w:sz="0" w:space="0" w:color="auto"/>
      </w:divBdr>
      <w:divsChild>
        <w:div w:id="794639518">
          <w:marLeft w:val="0"/>
          <w:marRight w:val="0"/>
          <w:marTop w:val="0"/>
          <w:marBottom w:val="0"/>
          <w:divBdr>
            <w:top w:val="none" w:sz="0" w:space="0" w:color="auto"/>
            <w:left w:val="none" w:sz="0" w:space="0" w:color="auto"/>
            <w:bottom w:val="none" w:sz="0" w:space="0" w:color="auto"/>
            <w:right w:val="none" w:sz="0" w:space="0" w:color="auto"/>
          </w:divBdr>
          <w:divsChild>
            <w:div w:id="478767992">
              <w:marLeft w:val="0"/>
              <w:marRight w:val="0"/>
              <w:marTop w:val="0"/>
              <w:marBottom w:val="0"/>
              <w:divBdr>
                <w:top w:val="none" w:sz="0" w:space="0" w:color="auto"/>
                <w:left w:val="none" w:sz="0" w:space="0" w:color="auto"/>
                <w:bottom w:val="none" w:sz="0" w:space="0" w:color="auto"/>
                <w:right w:val="none" w:sz="0" w:space="0" w:color="auto"/>
              </w:divBdr>
            </w:div>
            <w:div w:id="772938004">
              <w:marLeft w:val="0"/>
              <w:marRight w:val="0"/>
              <w:marTop w:val="0"/>
              <w:marBottom w:val="0"/>
              <w:divBdr>
                <w:top w:val="none" w:sz="0" w:space="0" w:color="auto"/>
                <w:left w:val="none" w:sz="0" w:space="0" w:color="auto"/>
                <w:bottom w:val="none" w:sz="0" w:space="0" w:color="auto"/>
                <w:right w:val="none" w:sz="0" w:space="0" w:color="auto"/>
              </w:divBdr>
            </w:div>
            <w:div w:id="7876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48144">
      <w:marLeft w:val="0"/>
      <w:marRight w:val="0"/>
      <w:marTop w:val="0"/>
      <w:marBottom w:val="0"/>
      <w:divBdr>
        <w:top w:val="none" w:sz="0" w:space="0" w:color="auto"/>
        <w:left w:val="none" w:sz="0" w:space="0" w:color="auto"/>
        <w:bottom w:val="none" w:sz="0" w:space="0" w:color="auto"/>
        <w:right w:val="none" w:sz="0" w:space="0" w:color="auto"/>
      </w:divBdr>
    </w:div>
    <w:div w:id="472598360">
      <w:bodyDiv w:val="1"/>
      <w:marLeft w:val="0"/>
      <w:marRight w:val="0"/>
      <w:marTop w:val="0"/>
      <w:marBottom w:val="0"/>
      <w:divBdr>
        <w:top w:val="none" w:sz="0" w:space="0" w:color="auto"/>
        <w:left w:val="none" w:sz="0" w:space="0" w:color="auto"/>
        <w:bottom w:val="none" w:sz="0" w:space="0" w:color="auto"/>
        <w:right w:val="none" w:sz="0" w:space="0" w:color="auto"/>
      </w:divBdr>
    </w:div>
    <w:div w:id="478109652">
      <w:bodyDiv w:val="1"/>
      <w:marLeft w:val="0"/>
      <w:marRight w:val="0"/>
      <w:marTop w:val="0"/>
      <w:marBottom w:val="0"/>
      <w:divBdr>
        <w:top w:val="none" w:sz="0" w:space="0" w:color="auto"/>
        <w:left w:val="none" w:sz="0" w:space="0" w:color="auto"/>
        <w:bottom w:val="none" w:sz="0" w:space="0" w:color="auto"/>
        <w:right w:val="none" w:sz="0" w:space="0" w:color="auto"/>
      </w:divBdr>
    </w:div>
    <w:div w:id="481316276">
      <w:bodyDiv w:val="1"/>
      <w:marLeft w:val="0"/>
      <w:marRight w:val="0"/>
      <w:marTop w:val="0"/>
      <w:marBottom w:val="0"/>
      <w:divBdr>
        <w:top w:val="none" w:sz="0" w:space="0" w:color="auto"/>
        <w:left w:val="none" w:sz="0" w:space="0" w:color="auto"/>
        <w:bottom w:val="none" w:sz="0" w:space="0" w:color="auto"/>
        <w:right w:val="none" w:sz="0" w:space="0" w:color="auto"/>
      </w:divBdr>
    </w:div>
    <w:div w:id="483739160">
      <w:bodyDiv w:val="1"/>
      <w:marLeft w:val="0"/>
      <w:marRight w:val="0"/>
      <w:marTop w:val="0"/>
      <w:marBottom w:val="0"/>
      <w:divBdr>
        <w:top w:val="none" w:sz="0" w:space="0" w:color="auto"/>
        <w:left w:val="none" w:sz="0" w:space="0" w:color="auto"/>
        <w:bottom w:val="none" w:sz="0" w:space="0" w:color="auto"/>
        <w:right w:val="none" w:sz="0" w:space="0" w:color="auto"/>
      </w:divBdr>
    </w:div>
    <w:div w:id="485323186">
      <w:bodyDiv w:val="1"/>
      <w:marLeft w:val="0"/>
      <w:marRight w:val="0"/>
      <w:marTop w:val="0"/>
      <w:marBottom w:val="0"/>
      <w:divBdr>
        <w:top w:val="none" w:sz="0" w:space="0" w:color="auto"/>
        <w:left w:val="none" w:sz="0" w:space="0" w:color="auto"/>
        <w:bottom w:val="none" w:sz="0" w:space="0" w:color="auto"/>
        <w:right w:val="none" w:sz="0" w:space="0" w:color="auto"/>
      </w:divBdr>
    </w:div>
    <w:div w:id="493765599">
      <w:bodyDiv w:val="1"/>
      <w:marLeft w:val="0"/>
      <w:marRight w:val="0"/>
      <w:marTop w:val="0"/>
      <w:marBottom w:val="0"/>
      <w:divBdr>
        <w:top w:val="none" w:sz="0" w:space="0" w:color="auto"/>
        <w:left w:val="none" w:sz="0" w:space="0" w:color="auto"/>
        <w:bottom w:val="none" w:sz="0" w:space="0" w:color="auto"/>
        <w:right w:val="none" w:sz="0" w:space="0" w:color="auto"/>
      </w:divBdr>
    </w:div>
    <w:div w:id="495537235">
      <w:bodyDiv w:val="1"/>
      <w:marLeft w:val="0"/>
      <w:marRight w:val="0"/>
      <w:marTop w:val="0"/>
      <w:marBottom w:val="0"/>
      <w:divBdr>
        <w:top w:val="none" w:sz="0" w:space="0" w:color="auto"/>
        <w:left w:val="none" w:sz="0" w:space="0" w:color="auto"/>
        <w:bottom w:val="none" w:sz="0" w:space="0" w:color="auto"/>
        <w:right w:val="none" w:sz="0" w:space="0" w:color="auto"/>
      </w:divBdr>
    </w:div>
    <w:div w:id="516430113">
      <w:bodyDiv w:val="1"/>
      <w:marLeft w:val="0"/>
      <w:marRight w:val="0"/>
      <w:marTop w:val="0"/>
      <w:marBottom w:val="0"/>
      <w:divBdr>
        <w:top w:val="none" w:sz="0" w:space="0" w:color="auto"/>
        <w:left w:val="none" w:sz="0" w:space="0" w:color="auto"/>
        <w:bottom w:val="none" w:sz="0" w:space="0" w:color="auto"/>
        <w:right w:val="none" w:sz="0" w:space="0" w:color="auto"/>
      </w:divBdr>
    </w:div>
    <w:div w:id="518588929">
      <w:bodyDiv w:val="1"/>
      <w:marLeft w:val="0"/>
      <w:marRight w:val="0"/>
      <w:marTop w:val="0"/>
      <w:marBottom w:val="0"/>
      <w:divBdr>
        <w:top w:val="none" w:sz="0" w:space="0" w:color="auto"/>
        <w:left w:val="none" w:sz="0" w:space="0" w:color="auto"/>
        <w:bottom w:val="none" w:sz="0" w:space="0" w:color="auto"/>
        <w:right w:val="none" w:sz="0" w:space="0" w:color="auto"/>
      </w:divBdr>
    </w:div>
    <w:div w:id="519395309">
      <w:bodyDiv w:val="1"/>
      <w:marLeft w:val="0"/>
      <w:marRight w:val="0"/>
      <w:marTop w:val="0"/>
      <w:marBottom w:val="0"/>
      <w:divBdr>
        <w:top w:val="none" w:sz="0" w:space="0" w:color="auto"/>
        <w:left w:val="none" w:sz="0" w:space="0" w:color="auto"/>
        <w:bottom w:val="none" w:sz="0" w:space="0" w:color="auto"/>
        <w:right w:val="none" w:sz="0" w:space="0" w:color="auto"/>
      </w:divBdr>
    </w:div>
    <w:div w:id="519703622">
      <w:bodyDiv w:val="1"/>
      <w:marLeft w:val="0"/>
      <w:marRight w:val="0"/>
      <w:marTop w:val="0"/>
      <w:marBottom w:val="0"/>
      <w:divBdr>
        <w:top w:val="none" w:sz="0" w:space="0" w:color="auto"/>
        <w:left w:val="none" w:sz="0" w:space="0" w:color="auto"/>
        <w:bottom w:val="none" w:sz="0" w:space="0" w:color="auto"/>
        <w:right w:val="none" w:sz="0" w:space="0" w:color="auto"/>
      </w:divBdr>
    </w:div>
    <w:div w:id="541328738">
      <w:bodyDiv w:val="1"/>
      <w:marLeft w:val="0"/>
      <w:marRight w:val="0"/>
      <w:marTop w:val="0"/>
      <w:marBottom w:val="0"/>
      <w:divBdr>
        <w:top w:val="none" w:sz="0" w:space="0" w:color="auto"/>
        <w:left w:val="none" w:sz="0" w:space="0" w:color="auto"/>
        <w:bottom w:val="none" w:sz="0" w:space="0" w:color="auto"/>
        <w:right w:val="none" w:sz="0" w:space="0" w:color="auto"/>
      </w:divBdr>
    </w:div>
    <w:div w:id="542056574">
      <w:bodyDiv w:val="1"/>
      <w:marLeft w:val="0"/>
      <w:marRight w:val="0"/>
      <w:marTop w:val="0"/>
      <w:marBottom w:val="0"/>
      <w:divBdr>
        <w:top w:val="none" w:sz="0" w:space="0" w:color="auto"/>
        <w:left w:val="none" w:sz="0" w:space="0" w:color="auto"/>
        <w:bottom w:val="none" w:sz="0" w:space="0" w:color="auto"/>
        <w:right w:val="none" w:sz="0" w:space="0" w:color="auto"/>
      </w:divBdr>
    </w:div>
    <w:div w:id="571432882">
      <w:bodyDiv w:val="1"/>
      <w:marLeft w:val="0"/>
      <w:marRight w:val="0"/>
      <w:marTop w:val="0"/>
      <w:marBottom w:val="0"/>
      <w:divBdr>
        <w:top w:val="none" w:sz="0" w:space="0" w:color="auto"/>
        <w:left w:val="none" w:sz="0" w:space="0" w:color="auto"/>
        <w:bottom w:val="none" w:sz="0" w:space="0" w:color="auto"/>
        <w:right w:val="none" w:sz="0" w:space="0" w:color="auto"/>
      </w:divBdr>
    </w:div>
    <w:div w:id="573513568">
      <w:marLeft w:val="0"/>
      <w:marRight w:val="0"/>
      <w:marTop w:val="0"/>
      <w:marBottom w:val="0"/>
      <w:divBdr>
        <w:top w:val="none" w:sz="0" w:space="0" w:color="auto"/>
        <w:left w:val="none" w:sz="0" w:space="0" w:color="auto"/>
        <w:bottom w:val="none" w:sz="0" w:space="0" w:color="auto"/>
        <w:right w:val="none" w:sz="0" w:space="0" w:color="auto"/>
      </w:divBdr>
    </w:div>
    <w:div w:id="583491342">
      <w:bodyDiv w:val="1"/>
      <w:marLeft w:val="0"/>
      <w:marRight w:val="0"/>
      <w:marTop w:val="0"/>
      <w:marBottom w:val="0"/>
      <w:divBdr>
        <w:top w:val="none" w:sz="0" w:space="0" w:color="auto"/>
        <w:left w:val="none" w:sz="0" w:space="0" w:color="auto"/>
        <w:bottom w:val="none" w:sz="0" w:space="0" w:color="auto"/>
        <w:right w:val="none" w:sz="0" w:space="0" w:color="auto"/>
      </w:divBdr>
    </w:div>
    <w:div w:id="588082713">
      <w:bodyDiv w:val="1"/>
      <w:marLeft w:val="0"/>
      <w:marRight w:val="0"/>
      <w:marTop w:val="0"/>
      <w:marBottom w:val="0"/>
      <w:divBdr>
        <w:top w:val="none" w:sz="0" w:space="0" w:color="auto"/>
        <w:left w:val="none" w:sz="0" w:space="0" w:color="auto"/>
        <w:bottom w:val="none" w:sz="0" w:space="0" w:color="auto"/>
        <w:right w:val="none" w:sz="0" w:space="0" w:color="auto"/>
      </w:divBdr>
    </w:div>
    <w:div w:id="589893798">
      <w:bodyDiv w:val="1"/>
      <w:marLeft w:val="0"/>
      <w:marRight w:val="0"/>
      <w:marTop w:val="0"/>
      <w:marBottom w:val="0"/>
      <w:divBdr>
        <w:top w:val="none" w:sz="0" w:space="0" w:color="auto"/>
        <w:left w:val="none" w:sz="0" w:space="0" w:color="auto"/>
        <w:bottom w:val="none" w:sz="0" w:space="0" w:color="auto"/>
        <w:right w:val="none" w:sz="0" w:space="0" w:color="auto"/>
      </w:divBdr>
    </w:div>
    <w:div w:id="599485757">
      <w:bodyDiv w:val="1"/>
      <w:marLeft w:val="0"/>
      <w:marRight w:val="0"/>
      <w:marTop w:val="0"/>
      <w:marBottom w:val="0"/>
      <w:divBdr>
        <w:top w:val="none" w:sz="0" w:space="0" w:color="auto"/>
        <w:left w:val="none" w:sz="0" w:space="0" w:color="auto"/>
        <w:bottom w:val="none" w:sz="0" w:space="0" w:color="auto"/>
        <w:right w:val="none" w:sz="0" w:space="0" w:color="auto"/>
      </w:divBdr>
    </w:div>
    <w:div w:id="601492754">
      <w:bodyDiv w:val="1"/>
      <w:marLeft w:val="0"/>
      <w:marRight w:val="0"/>
      <w:marTop w:val="0"/>
      <w:marBottom w:val="0"/>
      <w:divBdr>
        <w:top w:val="none" w:sz="0" w:space="0" w:color="auto"/>
        <w:left w:val="none" w:sz="0" w:space="0" w:color="auto"/>
        <w:bottom w:val="none" w:sz="0" w:space="0" w:color="auto"/>
        <w:right w:val="none" w:sz="0" w:space="0" w:color="auto"/>
      </w:divBdr>
    </w:div>
    <w:div w:id="613710910">
      <w:bodyDiv w:val="1"/>
      <w:marLeft w:val="0"/>
      <w:marRight w:val="0"/>
      <w:marTop w:val="0"/>
      <w:marBottom w:val="0"/>
      <w:divBdr>
        <w:top w:val="none" w:sz="0" w:space="0" w:color="auto"/>
        <w:left w:val="none" w:sz="0" w:space="0" w:color="auto"/>
        <w:bottom w:val="none" w:sz="0" w:space="0" w:color="auto"/>
        <w:right w:val="none" w:sz="0" w:space="0" w:color="auto"/>
      </w:divBdr>
    </w:div>
    <w:div w:id="617487736">
      <w:bodyDiv w:val="1"/>
      <w:marLeft w:val="0"/>
      <w:marRight w:val="0"/>
      <w:marTop w:val="0"/>
      <w:marBottom w:val="0"/>
      <w:divBdr>
        <w:top w:val="none" w:sz="0" w:space="0" w:color="auto"/>
        <w:left w:val="none" w:sz="0" w:space="0" w:color="auto"/>
        <w:bottom w:val="none" w:sz="0" w:space="0" w:color="auto"/>
        <w:right w:val="none" w:sz="0" w:space="0" w:color="auto"/>
      </w:divBdr>
    </w:div>
    <w:div w:id="618757384">
      <w:bodyDiv w:val="1"/>
      <w:marLeft w:val="0"/>
      <w:marRight w:val="0"/>
      <w:marTop w:val="0"/>
      <w:marBottom w:val="0"/>
      <w:divBdr>
        <w:top w:val="none" w:sz="0" w:space="0" w:color="auto"/>
        <w:left w:val="none" w:sz="0" w:space="0" w:color="auto"/>
        <w:bottom w:val="none" w:sz="0" w:space="0" w:color="auto"/>
        <w:right w:val="none" w:sz="0" w:space="0" w:color="auto"/>
      </w:divBdr>
    </w:div>
    <w:div w:id="648562028">
      <w:bodyDiv w:val="1"/>
      <w:marLeft w:val="0"/>
      <w:marRight w:val="0"/>
      <w:marTop w:val="0"/>
      <w:marBottom w:val="0"/>
      <w:divBdr>
        <w:top w:val="none" w:sz="0" w:space="0" w:color="auto"/>
        <w:left w:val="none" w:sz="0" w:space="0" w:color="auto"/>
        <w:bottom w:val="none" w:sz="0" w:space="0" w:color="auto"/>
        <w:right w:val="none" w:sz="0" w:space="0" w:color="auto"/>
      </w:divBdr>
    </w:div>
    <w:div w:id="659579530">
      <w:marLeft w:val="0"/>
      <w:marRight w:val="0"/>
      <w:marTop w:val="0"/>
      <w:marBottom w:val="0"/>
      <w:divBdr>
        <w:top w:val="none" w:sz="0" w:space="0" w:color="auto"/>
        <w:left w:val="none" w:sz="0" w:space="0" w:color="auto"/>
        <w:bottom w:val="none" w:sz="0" w:space="0" w:color="auto"/>
        <w:right w:val="none" w:sz="0" w:space="0" w:color="auto"/>
      </w:divBdr>
    </w:div>
    <w:div w:id="662926734">
      <w:bodyDiv w:val="1"/>
      <w:marLeft w:val="0"/>
      <w:marRight w:val="0"/>
      <w:marTop w:val="0"/>
      <w:marBottom w:val="0"/>
      <w:divBdr>
        <w:top w:val="none" w:sz="0" w:space="0" w:color="auto"/>
        <w:left w:val="none" w:sz="0" w:space="0" w:color="auto"/>
        <w:bottom w:val="none" w:sz="0" w:space="0" w:color="auto"/>
        <w:right w:val="none" w:sz="0" w:space="0" w:color="auto"/>
      </w:divBdr>
    </w:div>
    <w:div w:id="672875998">
      <w:bodyDiv w:val="1"/>
      <w:marLeft w:val="0"/>
      <w:marRight w:val="0"/>
      <w:marTop w:val="0"/>
      <w:marBottom w:val="0"/>
      <w:divBdr>
        <w:top w:val="none" w:sz="0" w:space="0" w:color="auto"/>
        <w:left w:val="none" w:sz="0" w:space="0" w:color="auto"/>
        <w:bottom w:val="none" w:sz="0" w:space="0" w:color="auto"/>
        <w:right w:val="none" w:sz="0" w:space="0" w:color="auto"/>
      </w:divBdr>
    </w:div>
    <w:div w:id="673150970">
      <w:bodyDiv w:val="1"/>
      <w:marLeft w:val="0"/>
      <w:marRight w:val="0"/>
      <w:marTop w:val="0"/>
      <w:marBottom w:val="0"/>
      <w:divBdr>
        <w:top w:val="none" w:sz="0" w:space="0" w:color="auto"/>
        <w:left w:val="none" w:sz="0" w:space="0" w:color="auto"/>
        <w:bottom w:val="none" w:sz="0" w:space="0" w:color="auto"/>
        <w:right w:val="none" w:sz="0" w:space="0" w:color="auto"/>
      </w:divBdr>
    </w:div>
    <w:div w:id="691372017">
      <w:bodyDiv w:val="1"/>
      <w:marLeft w:val="0"/>
      <w:marRight w:val="0"/>
      <w:marTop w:val="0"/>
      <w:marBottom w:val="0"/>
      <w:divBdr>
        <w:top w:val="none" w:sz="0" w:space="0" w:color="auto"/>
        <w:left w:val="none" w:sz="0" w:space="0" w:color="auto"/>
        <w:bottom w:val="none" w:sz="0" w:space="0" w:color="auto"/>
        <w:right w:val="none" w:sz="0" w:space="0" w:color="auto"/>
      </w:divBdr>
    </w:div>
    <w:div w:id="699357301">
      <w:bodyDiv w:val="1"/>
      <w:marLeft w:val="0"/>
      <w:marRight w:val="0"/>
      <w:marTop w:val="0"/>
      <w:marBottom w:val="0"/>
      <w:divBdr>
        <w:top w:val="none" w:sz="0" w:space="0" w:color="auto"/>
        <w:left w:val="none" w:sz="0" w:space="0" w:color="auto"/>
        <w:bottom w:val="none" w:sz="0" w:space="0" w:color="auto"/>
        <w:right w:val="none" w:sz="0" w:space="0" w:color="auto"/>
      </w:divBdr>
    </w:div>
    <w:div w:id="713846509">
      <w:bodyDiv w:val="1"/>
      <w:marLeft w:val="0"/>
      <w:marRight w:val="0"/>
      <w:marTop w:val="0"/>
      <w:marBottom w:val="0"/>
      <w:divBdr>
        <w:top w:val="none" w:sz="0" w:space="0" w:color="auto"/>
        <w:left w:val="none" w:sz="0" w:space="0" w:color="auto"/>
        <w:bottom w:val="none" w:sz="0" w:space="0" w:color="auto"/>
        <w:right w:val="none" w:sz="0" w:space="0" w:color="auto"/>
      </w:divBdr>
    </w:div>
    <w:div w:id="720324796">
      <w:bodyDiv w:val="1"/>
      <w:marLeft w:val="0"/>
      <w:marRight w:val="0"/>
      <w:marTop w:val="0"/>
      <w:marBottom w:val="0"/>
      <w:divBdr>
        <w:top w:val="none" w:sz="0" w:space="0" w:color="auto"/>
        <w:left w:val="none" w:sz="0" w:space="0" w:color="auto"/>
        <w:bottom w:val="none" w:sz="0" w:space="0" w:color="auto"/>
        <w:right w:val="none" w:sz="0" w:space="0" w:color="auto"/>
      </w:divBdr>
    </w:div>
    <w:div w:id="720910736">
      <w:bodyDiv w:val="1"/>
      <w:marLeft w:val="0"/>
      <w:marRight w:val="0"/>
      <w:marTop w:val="0"/>
      <w:marBottom w:val="0"/>
      <w:divBdr>
        <w:top w:val="none" w:sz="0" w:space="0" w:color="auto"/>
        <w:left w:val="none" w:sz="0" w:space="0" w:color="auto"/>
        <w:bottom w:val="none" w:sz="0" w:space="0" w:color="auto"/>
        <w:right w:val="none" w:sz="0" w:space="0" w:color="auto"/>
      </w:divBdr>
    </w:div>
    <w:div w:id="725952967">
      <w:bodyDiv w:val="1"/>
      <w:marLeft w:val="0"/>
      <w:marRight w:val="0"/>
      <w:marTop w:val="0"/>
      <w:marBottom w:val="0"/>
      <w:divBdr>
        <w:top w:val="none" w:sz="0" w:space="0" w:color="auto"/>
        <w:left w:val="none" w:sz="0" w:space="0" w:color="auto"/>
        <w:bottom w:val="none" w:sz="0" w:space="0" w:color="auto"/>
        <w:right w:val="none" w:sz="0" w:space="0" w:color="auto"/>
      </w:divBdr>
    </w:div>
    <w:div w:id="726993875">
      <w:bodyDiv w:val="1"/>
      <w:marLeft w:val="0"/>
      <w:marRight w:val="0"/>
      <w:marTop w:val="0"/>
      <w:marBottom w:val="0"/>
      <w:divBdr>
        <w:top w:val="none" w:sz="0" w:space="0" w:color="auto"/>
        <w:left w:val="none" w:sz="0" w:space="0" w:color="auto"/>
        <w:bottom w:val="none" w:sz="0" w:space="0" w:color="auto"/>
        <w:right w:val="none" w:sz="0" w:space="0" w:color="auto"/>
      </w:divBdr>
    </w:div>
    <w:div w:id="754977951">
      <w:bodyDiv w:val="1"/>
      <w:marLeft w:val="0"/>
      <w:marRight w:val="0"/>
      <w:marTop w:val="0"/>
      <w:marBottom w:val="0"/>
      <w:divBdr>
        <w:top w:val="none" w:sz="0" w:space="0" w:color="auto"/>
        <w:left w:val="none" w:sz="0" w:space="0" w:color="auto"/>
        <w:bottom w:val="none" w:sz="0" w:space="0" w:color="auto"/>
        <w:right w:val="none" w:sz="0" w:space="0" w:color="auto"/>
      </w:divBdr>
    </w:div>
    <w:div w:id="760493630">
      <w:bodyDiv w:val="1"/>
      <w:marLeft w:val="0"/>
      <w:marRight w:val="0"/>
      <w:marTop w:val="0"/>
      <w:marBottom w:val="0"/>
      <w:divBdr>
        <w:top w:val="none" w:sz="0" w:space="0" w:color="auto"/>
        <w:left w:val="none" w:sz="0" w:space="0" w:color="auto"/>
        <w:bottom w:val="none" w:sz="0" w:space="0" w:color="auto"/>
        <w:right w:val="none" w:sz="0" w:space="0" w:color="auto"/>
      </w:divBdr>
    </w:div>
    <w:div w:id="775834123">
      <w:bodyDiv w:val="1"/>
      <w:marLeft w:val="0"/>
      <w:marRight w:val="0"/>
      <w:marTop w:val="0"/>
      <w:marBottom w:val="0"/>
      <w:divBdr>
        <w:top w:val="none" w:sz="0" w:space="0" w:color="auto"/>
        <w:left w:val="none" w:sz="0" w:space="0" w:color="auto"/>
        <w:bottom w:val="none" w:sz="0" w:space="0" w:color="auto"/>
        <w:right w:val="none" w:sz="0" w:space="0" w:color="auto"/>
      </w:divBdr>
    </w:div>
    <w:div w:id="776869995">
      <w:bodyDiv w:val="1"/>
      <w:marLeft w:val="0"/>
      <w:marRight w:val="0"/>
      <w:marTop w:val="0"/>
      <w:marBottom w:val="0"/>
      <w:divBdr>
        <w:top w:val="none" w:sz="0" w:space="0" w:color="auto"/>
        <w:left w:val="none" w:sz="0" w:space="0" w:color="auto"/>
        <w:bottom w:val="none" w:sz="0" w:space="0" w:color="auto"/>
        <w:right w:val="none" w:sz="0" w:space="0" w:color="auto"/>
      </w:divBdr>
    </w:div>
    <w:div w:id="779568892">
      <w:marLeft w:val="0"/>
      <w:marRight w:val="0"/>
      <w:marTop w:val="0"/>
      <w:marBottom w:val="0"/>
      <w:divBdr>
        <w:top w:val="none" w:sz="0" w:space="0" w:color="auto"/>
        <w:left w:val="none" w:sz="0" w:space="0" w:color="auto"/>
        <w:bottom w:val="none" w:sz="0" w:space="0" w:color="auto"/>
        <w:right w:val="none" w:sz="0" w:space="0" w:color="auto"/>
      </w:divBdr>
    </w:div>
    <w:div w:id="781068270">
      <w:bodyDiv w:val="1"/>
      <w:marLeft w:val="0"/>
      <w:marRight w:val="0"/>
      <w:marTop w:val="0"/>
      <w:marBottom w:val="0"/>
      <w:divBdr>
        <w:top w:val="none" w:sz="0" w:space="0" w:color="auto"/>
        <w:left w:val="none" w:sz="0" w:space="0" w:color="auto"/>
        <w:bottom w:val="none" w:sz="0" w:space="0" w:color="auto"/>
        <w:right w:val="none" w:sz="0" w:space="0" w:color="auto"/>
      </w:divBdr>
    </w:div>
    <w:div w:id="781655636">
      <w:bodyDiv w:val="1"/>
      <w:marLeft w:val="0"/>
      <w:marRight w:val="0"/>
      <w:marTop w:val="0"/>
      <w:marBottom w:val="0"/>
      <w:divBdr>
        <w:top w:val="none" w:sz="0" w:space="0" w:color="auto"/>
        <w:left w:val="none" w:sz="0" w:space="0" w:color="auto"/>
        <w:bottom w:val="none" w:sz="0" w:space="0" w:color="auto"/>
        <w:right w:val="none" w:sz="0" w:space="0" w:color="auto"/>
      </w:divBdr>
    </w:div>
    <w:div w:id="791746086">
      <w:marLeft w:val="0"/>
      <w:marRight w:val="0"/>
      <w:marTop w:val="0"/>
      <w:marBottom w:val="0"/>
      <w:divBdr>
        <w:top w:val="none" w:sz="0" w:space="0" w:color="auto"/>
        <w:left w:val="none" w:sz="0" w:space="0" w:color="auto"/>
        <w:bottom w:val="none" w:sz="0" w:space="0" w:color="auto"/>
        <w:right w:val="none" w:sz="0" w:space="0" w:color="auto"/>
      </w:divBdr>
    </w:div>
    <w:div w:id="793213649">
      <w:bodyDiv w:val="1"/>
      <w:marLeft w:val="0"/>
      <w:marRight w:val="0"/>
      <w:marTop w:val="0"/>
      <w:marBottom w:val="0"/>
      <w:divBdr>
        <w:top w:val="none" w:sz="0" w:space="0" w:color="auto"/>
        <w:left w:val="none" w:sz="0" w:space="0" w:color="auto"/>
        <w:bottom w:val="none" w:sz="0" w:space="0" w:color="auto"/>
        <w:right w:val="none" w:sz="0" w:space="0" w:color="auto"/>
      </w:divBdr>
    </w:div>
    <w:div w:id="805703585">
      <w:marLeft w:val="0"/>
      <w:marRight w:val="0"/>
      <w:marTop w:val="0"/>
      <w:marBottom w:val="0"/>
      <w:divBdr>
        <w:top w:val="none" w:sz="0" w:space="0" w:color="auto"/>
        <w:left w:val="none" w:sz="0" w:space="0" w:color="auto"/>
        <w:bottom w:val="none" w:sz="0" w:space="0" w:color="auto"/>
        <w:right w:val="none" w:sz="0" w:space="0" w:color="auto"/>
      </w:divBdr>
    </w:div>
    <w:div w:id="807283198">
      <w:bodyDiv w:val="1"/>
      <w:marLeft w:val="0"/>
      <w:marRight w:val="0"/>
      <w:marTop w:val="0"/>
      <w:marBottom w:val="0"/>
      <w:divBdr>
        <w:top w:val="none" w:sz="0" w:space="0" w:color="auto"/>
        <w:left w:val="none" w:sz="0" w:space="0" w:color="auto"/>
        <w:bottom w:val="none" w:sz="0" w:space="0" w:color="auto"/>
        <w:right w:val="none" w:sz="0" w:space="0" w:color="auto"/>
      </w:divBdr>
    </w:div>
    <w:div w:id="808786325">
      <w:bodyDiv w:val="1"/>
      <w:marLeft w:val="0"/>
      <w:marRight w:val="0"/>
      <w:marTop w:val="0"/>
      <w:marBottom w:val="0"/>
      <w:divBdr>
        <w:top w:val="none" w:sz="0" w:space="0" w:color="auto"/>
        <w:left w:val="none" w:sz="0" w:space="0" w:color="auto"/>
        <w:bottom w:val="none" w:sz="0" w:space="0" w:color="auto"/>
        <w:right w:val="none" w:sz="0" w:space="0" w:color="auto"/>
      </w:divBdr>
      <w:divsChild>
        <w:div w:id="34819320">
          <w:marLeft w:val="0"/>
          <w:marRight w:val="0"/>
          <w:marTop w:val="0"/>
          <w:marBottom w:val="0"/>
          <w:divBdr>
            <w:top w:val="none" w:sz="0" w:space="0" w:color="auto"/>
            <w:left w:val="none" w:sz="0" w:space="0" w:color="auto"/>
            <w:bottom w:val="none" w:sz="0" w:space="0" w:color="auto"/>
            <w:right w:val="none" w:sz="0" w:space="0" w:color="auto"/>
          </w:divBdr>
        </w:div>
        <w:div w:id="231693696">
          <w:marLeft w:val="0"/>
          <w:marRight w:val="0"/>
          <w:marTop w:val="0"/>
          <w:marBottom w:val="0"/>
          <w:divBdr>
            <w:top w:val="none" w:sz="0" w:space="0" w:color="auto"/>
            <w:left w:val="none" w:sz="0" w:space="0" w:color="auto"/>
            <w:bottom w:val="none" w:sz="0" w:space="0" w:color="auto"/>
            <w:right w:val="none" w:sz="0" w:space="0" w:color="auto"/>
          </w:divBdr>
        </w:div>
        <w:div w:id="262081653">
          <w:marLeft w:val="0"/>
          <w:marRight w:val="0"/>
          <w:marTop w:val="0"/>
          <w:marBottom w:val="0"/>
          <w:divBdr>
            <w:top w:val="none" w:sz="0" w:space="0" w:color="auto"/>
            <w:left w:val="none" w:sz="0" w:space="0" w:color="auto"/>
            <w:bottom w:val="none" w:sz="0" w:space="0" w:color="auto"/>
            <w:right w:val="none" w:sz="0" w:space="0" w:color="auto"/>
          </w:divBdr>
        </w:div>
        <w:div w:id="1413163004">
          <w:marLeft w:val="0"/>
          <w:marRight w:val="0"/>
          <w:marTop w:val="0"/>
          <w:marBottom w:val="0"/>
          <w:divBdr>
            <w:top w:val="none" w:sz="0" w:space="0" w:color="auto"/>
            <w:left w:val="none" w:sz="0" w:space="0" w:color="auto"/>
            <w:bottom w:val="none" w:sz="0" w:space="0" w:color="auto"/>
            <w:right w:val="none" w:sz="0" w:space="0" w:color="auto"/>
          </w:divBdr>
        </w:div>
        <w:div w:id="2000107809">
          <w:marLeft w:val="0"/>
          <w:marRight w:val="0"/>
          <w:marTop w:val="0"/>
          <w:marBottom w:val="0"/>
          <w:divBdr>
            <w:top w:val="none" w:sz="0" w:space="0" w:color="auto"/>
            <w:left w:val="none" w:sz="0" w:space="0" w:color="auto"/>
            <w:bottom w:val="none" w:sz="0" w:space="0" w:color="auto"/>
            <w:right w:val="none" w:sz="0" w:space="0" w:color="auto"/>
          </w:divBdr>
        </w:div>
      </w:divsChild>
    </w:div>
    <w:div w:id="813913786">
      <w:marLeft w:val="0"/>
      <w:marRight w:val="0"/>
      <w:marTop w:val="0"/>
      <w:marBottom w:val="0"/>
      <w:divBdr>
        <w:top w:val="none" w:sz="0" w:space="0" w:color="auto"/>
        <w:left w:val="none" w:sz="0" w:space="0" w:color="auto"/>
        <w:bottom w:val="none" w:sz="0" w:space="0" w:color="auto"/>
        <w:right w:val="none" w:sz="0" w:space="0" w:color="auto"/>
      </w:divBdr>
    </w:div>
    <w:div w:id="817652419">
      <w:bodyDiv w:val="1"/>
      <w:marLeft w:val="0"/>
      <w:marRight w:val="0"/>
      <w:marTop w:val="0"/>
      <w:marBottom w:val="0"/>
      <w:divBdr>
        <w:top w:val="none" w:sz="0" w:space="0" w:color="auto"/>
        <w:left w:val="none" w:sz="0" w:space="0" w:color="auto"/>
        <w:bottom w:val="none" w:sz="0" w:space="0" w:color="auto"/>
        <w:right w:val="none" w:sz="0" w:space="0" w:color="auto"/>
      </w:divBdr>
    </w:div>
    <w:div w:id="822355644">
      <w:marLeft w:val="0"/>
      <w:marRight w:val="0"/>
      <w:marTop w:val="0"/>
      <w:marBottom w:val="0"/>
      <w:divBdr>
        <w:top w:val="none" w:sz="0" w:space="0" w:color="auto"/>
        <w:left w:val="none" w:sz="0" w:space="0" w:color="auto"/>
        <w:bottom w:val="none" w:sz="0" w:space="0" w:color="auto"/>
        <w:right w:val="none" w:sz="0" w:space="0" w:color="auto"/>
      </w:divBdr>
    </w:div>
    <w:div w:id="854852908">
      <w:bodyDiv w:val="1"/>
      <w:marLeft w:val="0"/>
      <w:marRight w:val="0"/>
      <w:marTop w:val="0"/>
      <w:marBottom w:val="0"/>
      <w:divBdr>
        <w:top w:val="none" w:sz="0" w:space="0" w:color="auto"/>
        <w:left w:val="none" w:sz="0" w:space="0" w:color="auto"/>
        <w:bottom w:val="none" w:sz="0" w:space="0" w:color="auto"/>
        <w:right w:val="none" w:sz="0" w:space="0" w:color="auto"/>
      </w:divBdr>
    </w:div>
    <w:div w:id="865873730">
      <w:bodyDiv w:val="1"/>
      <w:marLeft w:val="0"/>
      <w:marRight w:val="0"/>
      <w:marTop w:val="0"/>
      <w:marBottom w:val="0"/>
      <w:divBdr>
        <w:top w:val="none" w:sz="0" w:space="0" w:color="auto"/>
        <w:left w:val="none" w:sz="0" w:space="0" w:color="auto"/>
        <w:bottom w:val="none" w:sz="0" w:space="0" w:color="auto"/>
        <w:right w:val="none" w:sz="0" w:space="0" w:color="auto"/>
      </w:divBdr>
    </w:div>
    <w:div w:id="883785188">
      <w:bodyDiv w:val="1"/>
      <w:marLeft w:val="0"/>
      <w:marRight w:val="0"/>
      <w:marTop w:val="0"/>
      <w:marBottom w:val="0"/>
      <w:divBdr>
        <w:top w:val="none" w:sz="0" w:space="0" w:color="auto"/>
        <w:left w:val="none" w:sz="0" w:space="0" w:color="auto"/>
        <w:bottom w:val="none" w:sz="0" w:space="0" w:color="auto"/>
        <w:right w:val="none" w:sz="0" w:space="0" w:color="auto"/>
      </w:divBdr>
    </w:div>
    <w:div w:id="901251196">
      <w:bodyDiv w:val="1"/>
      <w:marLeft w:val="0"/>
      <w:marRight w:val="0"/>
      <w:marTop w:val="0"/>
      <w:marBottom w:val="0"/>
      <w:divBdr>
        <w:top w:val="none" w:sz="0" w:space="0" w:color="auto"/>
        <w:left w:val="none" w:sz="0" w:space="0" w:color="auto"/>
        <w:bottom w:val="none" w:sz="0" w:space="0" w:color="auto"/>
        <w:right w:val="none" w:sz="0" w:space="0" w:color="auto"/>
      </w:divBdr>
    </w:div>
    <w:div w:id="909923137">
      <w:bodyDiv w:val="1"/>
      <w:marLeft w:val="0"/>
      <w:marRight w:val="0"/>
      <w:marTop w:val="0"/>
      <w:marBottom w:val="0"/>
      <w:divBdr>
        <w:top w:val="none" w:sz="0" w:space="0" w:color="auto"/>
        <w:left w:val="none" w:sz="0" w:space="0" w:color="auto"/>
        <w:bottom w:val="none" w:sz="0" w:space="0" w:color="auto"/>
        <w:right w:val="none" w:sz="0" w:space="0" w:color="auto"/>
      </w:divBdr>
    </w:div>
    <w:div w:id="916407078">
      <w:bodyDiv w:val="1"/>
      <w:marLeft w:val="0"/>
      <w:marRight w:val="0"/>
      <w:marTop w:val="0"/>
      <w:marBottom w:val="0"/>
      <w:divBdr>
        <w:top w:val="none" w:sz="0" w:space="0" w:color="auto"/>
        <w:left w:val="none" w:sz="0" w:space="0" w:color="auto"/>
        <w:bottom w:val="none" w:sz="0" w:space="0" w:color="auto"/>
        <w:right w:val="none" w:sz="0" w:space="0" w:color="auto"/>
      </w:divBdr>
    </w:div>
    <w:div w:id="919295189">
      <w:bodyDiv w:val="1"/>
      <w:marLeft w:val="0"/>
      <w:marRight w:val="0"/>
      <w:marTop w:val="0"/>
      <w:marBottom w:val="0"/>
      <w:divBdr>
        <w:top w:val="none" w:sz="0" w:space="0" w:color="auto"/>
        <w:left w:val="none" w:sz="0" w:space="0" w:color="auto"/>
        <w:bottom w:val="none" w:sz="0" w:space="0" w:color="auto"/>
        <w:right w:val="none" w:sz="0" w:space="0" w:color="auto"/>
      </w:divBdr>
    </w:div>
    <w:div w:id="939143929">
      <w:bodyDiv w:val="1"/>
      <w:marLeft w:val="0"/>
      <w:marRight w:val="0"/>
      <w:marTop w:val="0"/>
      <w:marBottom w:val="0"/>
      <w:divBdr>
        <w:top w:val="none" w:sz="0" w:space="0" w:color="auto"/>
        <w:left w:val="none" w:sz="0" w:space="0" w:color="auto"/>
        <w:bottom w:val="none" w:sz="0" w:space="0" w:color="auto"/>
        <w:right w:val="none" w:sz="0" w:space="0" w:color="auto"/>
      </w:divBdr>
    </w:div>
    <w:div w:id="968894765">
      <w:marLeft w:val="0"/>
      <w:marRight w:val="0"/>
      <w:marTop w:val="0"/>
      <w:marBottom w:val="0"/>
      <w:divBdr>
        <w:top w:val="none" w:sz="0" w:space="0" w:color="auto"/>
        <w:left w:val="none" w:sz="0" w:space="0" w:color="auto"/>
        <w:bottom w:val="none" w:sz="0" w:space="0" w:color="auto"/>
        <w:right w:val="none" w:sz="0" w:space="0" w:color="auto"/>
      </w:divBdr>
    </w:div>
    <w:div w:id="985669223">
      <w:bodyDiv w:val="1"/>
      <w:marLeft w:val="0"/>
      <w:marRight w:val="0"/>
      <w:marTop w:val="0"/>
      <w:marBottom w:val="0"/>
      <w:divBdr>
        <w:top w:val="none" w:sz="0" w:space="0" w:color="auto"/>
        <w:left w:val="none" w:sz="0" w:space="0" w:color="auto"/>
        <w:bottom w:val="none" w:sz="0" w:space="0" w:color="auto"/>
        <w:right w:val="none" w:sz="0" w:space="0" w:color="auto"/>
      </w:divBdr>
    </w:div>
    <w:div w:id="999575972">
      <w:bodyDiv w:val="1"/>
      <w:marLeft w:val="0"/>
      <w:marRight w:val="0"/>
      <w:marTop w:val="0"/>
      <w:marBottom w:val="0"/>
      <w:divBdr>
        <w:top w:val="none" w:sz="0" w:space="0" w:color="auto"/>
        <w:left w:val="none" w:sz="0" w:space="0" w:color="auto"/>
        <w:bottom w:val="none" w:sz="0" w:space="0" w:color="auto"/>
        <w:right w:val="none" w:sz="0" w:space="0" w:color="auto"/>
      </w:divBdr>
    </w:div>
    <w:div w:id="1005665847">
      <w:bodyDiv w:val="1"/>
      <w:marLeft w:val="0"/>
      <w:marRight w:val="0"/>
      <w:marTop w:val="0"/>
      <w:marBottom w:val="0"/>
      <w:divBdr>
        <w:top w:val="none" w:sz="0" w:space="0" w:color="auto"/>
        <w:left w:val="none" w:sz="0" w:space="0" w:color="auto"/>
        <w:bottom w:val="none" w:sz="0" w:space="0" w:color="auto"/>
        <w:right w:val="none" w:sz="0" w:space="0" w:color="auto"/>
      </w:divBdr>
    </w:div>
    <w:div w:id="1016881727">
      <w:bodyDiv w:val="1"/>
      <w:marLeft w:val="0"/>
      <w:marRight w:val="0"/>
      <w:marTop w:val="0"/>
      <w:marBottom w:val="0"/>
      <w:divBdr>
        <w:top w:val="none" w:sz="0" w:space="0" w:color="auto"/>
        <w:left w:val="none" w:sz="0" w:space="0" w:color="auto"/>
        <w:bottom w:val="none" w:sz="0" w:space="0" w:color="auto"/>
        <w:right w:val="none" w:sz="0" w:space="0" w:color="auto"/>
      </w:divBdr>
    </w:div>
    <w:div w:id="1033269198">
      <w:bodyDiv w:val="1"/>
      <w:marLeft w:val="0"/>
      <w:marRight w:val="0"/>
      <w:marTop w:val="0"/>
      <w:marBottom w:val="0"/>
      <w:divBdr>
        <w:top w:val="none" w:sz="0" w:space="0" w:color="auto"/>
        <w:left w:val="none" w:sz="0" w:space="0" w:color="auto"/>
        <w:bottom w:val="none" w:sz="0" w:space="0" w:color="auto"/>
        <w:right w:val="none" w:sz="0" w:space="0" w:color="auto"/>
      </w:divBdr>
    </w:div>
    <w:div w:id="1039011189">
      <w:bodyDiv w:val="1"/>
      <w:marLeft w:val="0"/>
      <w:marRight w:val="0"/>
      <w:marTop w:val="0"/>
      <w:marBottom w:val="0"/>
      <w:divBdr>
        <w:top w:val="none" w:sz="0" w:space="0" w:color="auto"/>
        <w:left w:val="none" w:sz="0" w:space="0" w:color="auto"/>
        <w:bottom w:val="none" w:sz="0" w:space="0" w:color="auto"/>
        <w:right w:val="none" w:sz="0" w:space="0" w:color="auto"/>
      </w:divBdr>
    </w:div>
    <w:div w:id="1039863693">
      <w:bodyDiv w:val="1"/>
      <w:marLeft w:val="0"/>
      <w:marRight w:val="0"/>
      <w:marTop w:val="0"/>
      <w:marBottom w:val="0"/>
      <w:divBdr>
        <w:top w:val="none" w:sz="0" w:space="0" w:color="auto"/>
        <w:left w:val="none" w:sz="0" w:space="0" w:color="auto"/>
        <w:bottom w:val="none" w:sz="0" w:space="0" w:color="auto"/>
        <w:right w:val="none" w:sz="0" w:space="0" w:color="auto"/>
      </w:divBdr>
    </w:div>
    <w:div w:id="1040858177">
      <w:bodyDiv w:val="1"/>
      <w:marLeft w:val="0"/>
      <w:marRight w:val="0"/>
      <w:marTop w:val="0"/>
      <w:marBottom w:val="0"/>
      <w:divBdr>
        <w:top w:val="none" w:sz="0" w:space="0" w:color="auto"/>
        <w:left w:val="none" w:sz="0" w:space="0" w:color="auto"/>
        <w:bottom w:val="none" w:sz="0" w:space="0" w:color="auto"/>
        <w:right w:val="none" w:sz="0" w:space="0" w:color="auto"/>
      </w:divBdr>
    </w:div>
    <w:div w:id="1043097084">
      <w:bodyDiv w:val="1"/>
      <w:marLeft w:val="0"/>
      <w:marRight w:val="0"/>
      <w:marTop w:val="0"/>
      <w:marBottom w:val="0"/>
      <w:divBdr>
        <w:top w:val="none" w:sz="0" w:space="0" w:color="auto"/>
        <w:left w:val="none" w:sz="0" w:space="0" w:color="auto"/>
        <w:bottom w:val="none" w:sz="0" w:space="0" w:color="auto"/>
        <w:right w:val="none" w:sz="0" w:space="0" w:color="auto"/>
      </w:divBdr>
    </w:div>
    <w:div w:id="1043406753">
      <w:bodyDiv w:val="1"/>
      <w:marLeft w:val="0"/>
      <w:marRight w:val="0"/>
      <w:marTop w:val="0"/>
      <w:marBottom w:val="0"/>
      <w:divBdr>
        <w:top w:val="none" w:sz="0" w:space="0" w:color="auto"/>
        <w:left w:val="none" w:sz="0" w:space="0" w:color="auto"/>
        <w:bottom w:val="none" w:sz="0" w:space="0" w:color="auto"/>
        <w:right w:val="none" w:sz="0" w:space="0" w:color="auto"/>
      </w:divBdr>
    </w:div>
    <w:div w:id="1052071198">
      <w:bodyDiv w:val="1"/>
      <w:marLeft w:val="0"/>
      <w:marRight w:val="0"/>
      <w:marTop w:val="0"/>
      <w:marBottom w:val="0"/>
      <w:divBdr>
        <w:top w:val="none" w:sz="0" w:space="0" w:color="auto"/>
        <w:left w:val="none" w:sz="0" w:space="0" w:color="auto"/>
        <w:bottom w:val="none" w:sz="0" w:space="0" w:color="auto"/>
        <w:right w:val="none" w:sz="0" w:space="0" w:color="auto"/>
      </w:divBdr>
    </w:div>
    <w:div w:id="1055857057">
      <w:bodyDiv w:val="1"/>
      <w:marLeft w:val="0"/>
      <w:marRight w:val="0"/>
      <w:marTop w:val="0"/>
      <w:marBottom w:val="0"/>
      <w:divBdr>
        <w:top w:val="none" w:sz="0" w:space="0" w:color="auto"/>
        <w:left w:val="none" w:sz="0" w:space="0" w:color="auto"/>
        <w:bottom w:val="none" w:sz="0" w:space="0" w:color="auto"/>
        <w:right w:val="none" w:sz="0" w:space="0" w:color="auto"/>
      </w:divBdr>
    </w:div>
    <w:div w:id="1056973687">
      <w:bodyDiv w:val="1"/>
      <w:marLeft w:val="0"/>
      <w:marRight w:val="0"/>
      <w:marTop w:val="0"/>
      <w:marBottom w:val="0"/>
      <w:divBdr>
        <w:top w:val="none" w:sz="0" w:space="0" w:color="auto"/>
        <w:left w:val="none" w:sz="0" w:space="0" w:color="auto"/>
        <w:bottom w:val="none" w:sz="0" w:space="0" w:color="auto"/>
        <w:right w:val="none" w:sz="0" w:space="0" w:color="auto"/>
      </w:divBdr>
    </w:div>
    <w:div w:id="1073968743">
      <w:bodyDiv w:val="1"/>
      <w:marLeft w:val="0"/>
      <w:marRight w:val="0"/>
      <w:marTop w:val="0"/>
      <w:marBottom w:val="0"/>
      <w:divBdr>
        <w:top w:val="none" w:sz="0" w:space="0" w:color="auto"/>
        <w:left w:val="none" w:sz="0" w:space="0" w:color="auto"/>
        <w:bottom w:val="none" w:sz="0" w:space="0" w:color="auto"/>
        <w:right w:val="none" w:sz="0" w:space="0" w:color="auto"/>
      </w:divBdr>
    </w:div>
    <w:div w:id="1078206631">
      <w:bodyDiv w:val="1"/>
      <w:marLeft w:val="0"/>
      <w:marRight w:val="0"/>
      <w:marTop w:val="0"/>
      <w:marBottom w:val="0"/>
      <w:divBdr>
        <w:top w:val="none" w:sz="0" w:space="0" w:color="auto"/>
        <w:left w:val="none" w:sz="0" w:space="0" w:color="auto"/>
        <w:bottom w:val="none" w:sz="0" w:space="0" w:color="auto"/>
        <w:right w:val="none" w:sz="0" w:space="0" w:color="auto"/>
      </w:divBdr>
    </w:div>
    <w:div w:id="1085497913">
      <w:bodyDiv w:val="1"/>
      <w:marLeft w:val="0"/>
      <w:marRight w:val="0"/>
      <w:marTop w:val="0"/>
      <w:marBottom w:val="0"/>
      <w:divBdr>
        <w:top w:val="none" w:sz="0" w:space="0" w:color="auto"/>
        <w:left w:val="none" w:sz="0" w:space="0" w:color="auto"/>
        <w:bottom w:val="none" w:sz="0" w:space="0" w:color="auto"/>
        <w:right w:val="none" w:sz="0" w:space="0" w:color="auto"/>
      </w:divBdr>
    </w:div>
    <w:div w:id="1088842986">
      <w:bodyDiv w:val="1"/>
      <w:marLeft w:val="0"/>
      <w:marRight w:val="0"/>
      <w:marTop w:val="0"/>
      <w:marBottom w:val="0"/>
      <w:divBdr>
        <w:top w:val="none" w:sz="0" w:space="0" w:color="auto"/>
        <w:left w:val="none" w:sz="0" w:space="0" w:color="auto"/>
        <w:bottom w:val="none" w:sz="0" w:space="0" w:color="auto"/>
        <w:right w:val="none" w:sz="0" w:space="0" w:color="auto"/>
      </w:divBdr>
    </w:div>
    <w:div w:id="1090354601">
      <w:bodyDiv w:val="1"/>
      <w:marLeft w:val="0"/>
      <w:marRight w:val="0"/>
      <w:marTop w:val="0"/>
      <w:marBottom w:val="0"/>
      <w:divBdr>
        <w:top w:val="none" w:sz="0" w:space="0" w:color="auto"/>
        <w:left w:val="none" w:sz="0" w:space="0" w:color="auto"/>
        <w:bottom w:val="none" w:sz="0" w:space="0" w:color="auto"/>
        <w:right w:val="none" w:sz="0" w:space="0" w:color="auto"/>
      </w:divBdr>
    </w:div>
    <w:div w:id="1133987059">
      <w:bodyDiv w:val="1"/>
      <w:marLeft w:val="0"/>
      <w:marRight w:val="0"/>
      <w:marTop w:val="0"/>
      <w:marBottom w:val="0"/>
      <w:divBdr>
        <w:top w:val="none" w:sz="0" w:space="0" w:color="auto"/>
        <w:left w:val="none" w:sz="0" w:space="0" w:color="auto"/>
        <w:bottom w:val="none" w:sz="0" w:space="0" w:color="auto"/>
        <w:right w:val="none" w:sz="0" w:space="0" w:color="auto"/>
      </w:divBdr>
    </w:div>
    <w:div w:id="1139423001">
      <w:bodyDiv w:val="1"/>
      <w:marLeft w:val="0"/>
      <w:marRight w:val="0"/>
      <w:marTop w:val="0"/>
      <w:marBottom w:val="0"/>
      <w:divBdr>
        <w:top w:val="none" w:sz="0" w:space="0" w:color="auto"/>
        <w:left w:val="none" w:sz="0" w:space="0" w:color="auto"/>
        <w:bottom w:val="none" w:sz="0" w:space="0" w:color="auto"/>
        <w:right w:val="none" w:sz="0" w:space="0" w:color="auto"/>
      </w:divBdr>
    </w:div>
    <w:div w:id="1144472737">
      <w:bodyDiv w:val="1"/>
      <w:marLeft w:val="0"/>
      <w:marRight w:val="0"/>
      <w:marTop w:val="0"/>
      <w:marBottom w:val="0"/>
      <w:divBdr>
        <w:top w:val="none" w:sz="0" w:space="0" w:color="auto"/>
        <w:left w:val="none" w:sz="0" w:space="0" w:color="auto"/>
        <w:bottom w:val="none" w:sz="0" w:space="0" w:color="auto"/>
        <w:right w:val="none" w:sz="0" w:space="0" w:color="auto"/>
      </w:divBdr>
    </w:div>
    <w:div w:id="1154905785">
      <w:bodyDiv w:val="1"/>
      <w:marLeft w:val="0"/>
      <w:marRight w:val="0"/>
      <w:marTop w:val="0"/>
      <w:marBottom w:val="0"/>
      <w:divBdr>
        <w:top w:val="none" w:sz="0" w:space="0" w:color="auto"/>
        <w:left w:val="none" w:sz="0" w:space="0" w:color="auto"/>
        <w:bottom w:val="none" w:sz="0" w:space="0" w:color="auto"/>
        <w:right w:val="none" w:sz="0" w:space="0" w:color="auto"/>
      </w:divBdr>
    </w:div>
    <w:div w:id="1158885716">
      <w:bodyDiv w:val="1"/>
      <w:marLeft w:val="0"/>
      <w:marRight w:val="0"/>
      <w:marTop w:val="0"/>
      <w:marBottom w:val="0"/>
      <w:divBdr>
        <w:top w:val="none" w:sz="0" w:space="0" w:color="auto"/>
        <w:left w:val="none" w:sz="0" w:space="0" w:color="auto"/>
        <w:bottom w:val="none" w:sz="0" w:space="0" w:color="auto"/>
        <w:right w:val="none" w:sz="0" w:space="0" w:color="auto"/>
      </w:divBdr>
    </w:div>
    <w:div w:id="1166825132">
      <w:bodyDiv w:val="1"/>
      <w:marLeft w:val="0"/>
      <w:marRight w:val="0"/>
      <w:marTop w:val="0"/>
      <w:marBottom w:val="0"/>
      <w:divBdr>
        <w:top w:val="none" w:sz="0" w:space="0" w:color="auto"/>
        <w:left w:val="none" w:sz="0" w:space="0" w:color="auto"/>
        <w:bottom w:val="none" w:sz="0" w:space="0" w:color="auto"/>
        <w:right w:val="none" w:sz="0" w:space="0" w:color="auto"/>
      </w:divBdr>
    </w:div>
    <w:div w:id="1167555388">
      <w:bodyDiv w:val="1"/>
      <w:marLeft w:val="0"/>
      <w:marRight w:val="0"/>
      <w:marTop w:val="0"/>
      <w:marBottom w:val="0"/>
      <w:divBdr>
        <w:top w:val="none" w:sz="0" w:space="0" w:color="auto"/>
        <w:left w:val="none" w:sz="0" w:space="0" w:color="auto"/>
        <w:bottom w:val="none" w:sz="0" w:space="0" w:color="auto"/>
        <w:right w:val="none" w:sz="0" w:space="0" w:color="auto"/>
      </w:divBdr>
    </w:div>
    <w:div w:id="1200510247">
      <w:marLeft w:val="0"/>
      <w:marRight w:val="0"/>
      <w:marTop w:val="0"/>
      <w:marBottom w:val="0"/>
      <w:divBdr>
        <w:top w:val="none" w:sz="0" w:space="0" w:color="auto"/>
        <w:left w:val="none" w:sz="0" w:space="0" w:color="auto"/>
        <w:bottom w:val="none" w:sz="0" w:space="0" w:color="auto"/>
        <w:right w:val="none" w:sz="0" w:space="0" w:color="auto"/>
      </w:divBdr>
    </w:div>
    <w:div w:id="1206218221">
      <w:bodyDiv w:val="1"/>
      <w:marLeft w:val="0"/>
      <w:marRight w:val="0"/>
      <w:marTop w:val="0"/>
      <w:marBottom w:val="0"/>
      <w:divBdr>
        <w:top w:val="none" w:sz="0" w:space="0" w:color="auto"/>
        <w:left w:val="none" w:sz="0" w:space="0" w:color="auto"/>
        <w:bottom w:val="none" w:sz="0" w:space="0" w:color="auto"/>
        <w:right w:val="none" w:sz="0" w:space="0" w:color="auto"/>
      </w:divBdr>
    </w:div>
    <w:div w:id="1230917974">
      <w:bodyDiv w:val="1"/>
      <w:marLeft w:val="0"/>
      <w:marRight w:val="0"/>
      <w:marTop w:val="0"/>
      <w:marBottom w:val="0"/>
      <w:divBdr>
        <w:top w:val="none" w:sz="0" w:space="0" w:color="auto"/>
        <w:left w:val="none" w:sz="0" w:space="0" w:color="auto"/>
        <w:bottom w:val="none" w:sz="0" w:space="0" w:color="auto"/>
        <w:right w:val="none" w:sz="0" w:space="0" w:color="auto"/>
      </w:divBdr>
    </w:div>
    <w:div w:id="1238898122">
      <w:bodyDiv w:val="1"/>
      <w:marLeft w:val="0"/>
      <w:marRight w:val="0"/>
      <w:marTop w:val="0"/>
      <w:marBottom w:val="0"/>
      <w:divBdr>
        <w:top w:val="none" w:sz="0" w:space="0" w:color="auto"/>
        <w:left w:val="none" w:sz="0" w:space="0" w:color="auto"/>
        <w:bottom w:val="none" w:sz="0" w:space="0" w:color="auto"/>
        <w:right w:val="none" w:sz="0" w:space="0" w:color="auto"/>
      </w:divBdr>
      <w:divsChild>
        <w:div w:id="1564680930">
          <w:marLeft w:val="0"/>
          <w:marRight w:val="0"/>
          <w:marTop w:val="0"/>
          <w:marBottom w:val="0"/>
          <w:divBdr>
            <w:top w:val="none" w:sz="0" w:space="0" w:color="auto"/>
            <w:left w:val="none" w:sz="0" w:space="0" w:color="auto"/>
            <w:bottom w:val="none" w:sz="0" w:space="0" w:color="auto"/>
            <w:right w:val="none" w:sz="0" w:space="0" w:color="auto"/>
          </w:divBdr>
        </w:div>
      </w:divsChild>
    </w:div>
    <w:div w:id="1257590447">
      <w:bodyDiv w:val="1"/>
      <w:marLeft w:val="0"/>
      <w:marRight w:val="0"/>
      <w:marTop w:val="0"/>
      <w:marBottom w:val="0"/>
      <w:divBdr>
        <w:top w:val="none" w:sz="0" w:space="0" w:color="auto"/>
        <w:left w:val="none" w:sz="0" w:space="0" w:color="auto"/>
        <w:bottom w:val="none" w:sz="0" w:space="0" w:color="auto"/>
        <w:right w:val="none" w:sz="0" w:space="0" w:color="auto"/>
      </w:divBdr>
    </w:div>
    <w:div w:id="1267349668">
      <w:bodyDiv w:val="1"/>
      <w:marLeft w:val="0"/>
      <w:marRight w:val="0"/>
      <w:marTop w:val="0"/>
      <w:marBottom w:val="0"/>
      <w:divBdr>
        <w:top w:val="none" w:sz="0" w:space="0" w:color="auto"/>
        <w:left w:val="none" w:sz="0" w:space="0" w:color="auto"/>
        <w:bottom w:val="none" w:sz="0" w:space="0" w:color="auto"/>
        <w:right w:val="none" w:sz="0" w:space="0" w:color="auto"/>
      </w:divBdr>
    </w:div>
    <w:div w:id="1272781131">
      <w:bodyDiv w:val="1"/>
      <w:marLeft w:val="0"/>
      <w:marRight w:val="0"/>
      <w:marTop w:val="0"/>
      <w:marBottom w:val="0"/>
      <w:divBdr>
        <w:top w:val="none" w:sz="0" w:space="0" w:color="auto"/>
        <w:left w:val="none" w:sz="0" w:space="0" w:color="auto"/>
        <w:bottom w:val="none" w:sz="0" w:space="0" w:color="auto"/>
        <w:right w:val="none" w:sz="0" w:space="0" w:color="auto"/>
      </w:divBdr>
    </w:div>
    <w:div w:id="1299725562">
      <w:bodyDiv w:val="1"/>
      <w:marLeft w:val="0"/>
      <w:marRight w:val="0"/>
      <w:marTop w:val="0"/>
      <w:marBottom w:val="0"/>
      <w:divBdr>
        <w:top w:val="none" w:sz="0" w:space="0" w:color="auto"/>
        <w:left w:val="none" w:sz="0" w:space="0" w:color="auto"/>
        <w:bottom w:val="none" w:sz="0" w:space="0" w:color="auto"/>
        <w:right w:val="none" w:sz="0" w:space="0" w:color="auto"/>
      </w:divBdr>
    </w:div>
    <w:div w:id="1304889793">
      <w:bodyDiv w:val="1"/>
      <w:marLeft w:val="0"/>
      <w:marRight w:val="0"/>
      <w:marTop w:val="0"/>
      <w:marBottom w:val="0"/>
      <w:divBdr>
        <w:top w:val="none" w:sz="0" w:space="0" w:color="auto"/>
        <w:left w:val="none" w:sz="0" w:space="0" w:color="auto"/>
        <w:bottom w:val="none" w:sz="0" w:space="0" w:color="auto"/>
        <w:right w:val="none" w:sz="0" w:space="0" w:color="auto"/>
      </w:divBdr>
    </w:div>
    <w:div w:id="1316225160">
      <w:bodyDiv w:val="1"/>
      <w:marLeft w:val="0"/>
      <w:marRight w:val="0"/>
      <w:marTop w:val="0"/>
      <w:marBottom w:val="0"/>
      <w:divBdr>
        <w:top w:val="none" w:sz="0" w:space="0" w:color="auto"/>
        <w:left w:val="none" w:sz="0" w:space="0" w:color="auto"/>
        <w:bottom w:val="none" w:sz="0" w:space="0" w:color="auto"/>
        <w:right w:val="none" w:sz="0" w:space="0" w:color="auto"/>
      </w:divBdr>
    </w:div>
    <w:div w:id="1333752937">
      <w:bodyDiv w:val="1"/>
      <w:marLeft w:val="0"/>
      <w:marRight w:val="0"/>
      <w:marTop w:val="0"/>
      <w:marBottom w:val="0"/>
      <w:divBdr>
        <w:top w:val="none" w:sz="0" w:space="0" w:color="auto"/>
        <w:left w:val="none" w:sz="0" w:space="0" w:color="auto"/>
        <w:bottom w:val="none" w:sz="0" w:space="0" w:color="auto"/>
        <w:right w:val="none" w:sz="0" w:space="0" w:color="auto"/>
      </w:divBdr>
    </w:div>
    <w:div w:id="1336304756">
      <w:bodyDiv w:val="1"/>
      <w:marLeft w:val="0"/>
      <w:marRight w:val="0"/>
      <w:marTop w:val="0"/>
      <w:marBottom w:val="0"/>
      <w:divBdr>
        <w:top w:val="none" w:sz="0" w:space="0" w:color="auto"/>
        <w:left w:val="none" w:sz="0" w:space="0" w:color="auto"/>
        <w:bottom w:val="none" w:sz="0" w:space="0" w:color="auto"/>
        <w:right w:val="none" w:sz="0" w:space="0" w:color="auto"/>
      </w:divBdr>
    </w:div>
    <w:div w:id="1339576208">
      <w:bodyDiv w:val="1"/>
      <w:marLeft w:val="0"/>
      <w:marRight w:val="0"/>
      <w:marTop w:val="0"/>
      <w:marBottom w:val="0"/>
      <w:divBdr>
        <w:top w:val="none" w:sz="0" w:space="0" w:color="auto"/>
        <w:left w:val="none" w:sz="0" w:space="0" w:color="auto"/>
        <w:bottom w:val="none" w:sz="0" w:space="0" w:color="auto"/>
        <w:right w:val="none" w:sz="0" w:space="0" w:color="auto"/>
      </w:divBdr>
    </w:div>
    <w:div w:id="1354647233">
      <w:marLeft w:val="0"/>
      <w:marRight w:val="0"/>
      <w:marTop w:val="0"/>
      <w:marBottom w:val="0"/>
      <w:divBdr>
        <w:top w:val="none" w:sz="0" w:space="0" w:color="auto"/>
        <w:left w:val="none" w:sz="0" w:space="0" w:color="auto"/>
        <w:bottom w:val="none" w:sz="0" w:space="0" w:color="auto"/>
        <w:right w:val="none" w:sz="0" w:space="0" w:color="auto"/>
      </w:divBdr>
    </w:div>
    <w:div w:id="1355694108">
      <w:bodyDiv w:val="1"/>
      <w:marLeft w:val="0"/>
      <w:marRight w:val="0"/>
      <w:marTop w:val="0"/>
      <w:marBottom w:val="0"/>
      <w:divBdr>
        <w:top w:val="none" w:sz="0" w:space="0" w:color="auto"/>
        <w:left w:val="none" w:sz="0" w:space="0" w:color="auto"/>
        <w:bottom w:val="none" w:sz="0" w:space="0" w:color="auto"/>
        <w:right w:val="none" w:sz="0" w:space="0" w:color="auto"/>
      </w:divBdr>
    </w:div>
    <w:div w:id="1360817107">
      <w:bodyDiv w:val="1"/>
      <w:marLeft w:val="0"/>
      <w:marRight w:val="0"/>
      <w:marTop w:val="0"/>
      <w:marBottom w:val="0"/>
      <w:divBdr>
        <w:top w:val="none" w:sz="0" w:space="0" w:color="auto"/>
        <w:left w:val="none" w:sz="0" w:space="0" w:color="auto"/>
        <w:bottom w:val="none" w:sz="0" w:space="0" w:color="auto"/>
        <w:right w:val="none" w:sz="0" w:space="0" w:color="auto"/>
      </w:divBdr>
    </w:div>
    <w:div w:id="1368602451">
      <w:bodyDiv w:val="1"/>
      <w:marLeft w:val="0"/>
      <w:marRight w:val="0"/>
      <w:marTop w:val="0"/>
      <w:marBottom w:val="0"/>
      <w:divBdr>
        <w:top w:val="none" w:sz="0" w:space="0" w:color="auto"/>
        <w:left w:val="none" w:sz="0" w:space="0" w:color="auto"/>
        <w:bottom w:val="none" w:sz="0" w:space="0" w:color="auto"/>
        <w:right w:val="none" w:sz="0" w:space="0" w:color="auto"/>
      </w:divBdr>
    </w:div>
    <w:div w:id="1371759627">
      <w:marLeft w:val="0"/>
      <w:marRight w:val="0"/>
      <w:marTop w:val="0"/>
      <w:marBottom w:val="0"/>
      <w:divBdr>
        <w:top w:val="none" w:sz="0" w:space="0" w:color="auto"/>
        <w:left w:val="none" w:sz="0" w:space="0" w:color="auto"/>
        <w:bottom w:val="none" w:sz="0" w:space="0" w:color="auto"/>
        <w:right w:val="none" w:sz="0" w:space="0" w:color="auto"/>
      </w:divBdr>
    </w:div>
    <w:div w:id="1391154955">
      <w:bodyDiv w:val="1"/>
      <w:marLeft w:val="0"/>
      <w:marRight w:val="0"/>
      <w:marTop w:val="0"/>
      <w:marBottom w:val="0"/>
      <w:divBdr>
        <w:top w:val="none" w:sz="0" w:space="0" w:color="auto"/>
        <w:left w:val="none" w:sz="0" w:space="0" w:color="auto"/>
        <w:bottom w:val="none" w:sz="0" w:space="0" w:color="auto"/>
        <w:right w:val="none" w:sz="0" w:space="0" w:color="auto"/>
      </w:divBdr>
    </w:div>
    <w:div w:id="1401445072">
      <w:bodyDiv w:val="1"/>
      <w:marLeft w:val="0"/>
      <w:marRight w:val="0"/>
      <w:marTop w:val="0"/>
      <w:marBottom w:val="0"/>
      <w:divBdr>
        <w:top w:val="none" w:sz="0" w:space="0" w:color="auto"/>
        <w:left w:val="none" w:sz="0" w:space="0" w:color="auto"/>
        <w:bottom w:val="none" w:sz="0" w:space="0" w:color="auto"/>
        <w:right w:val="none" w:sz="0" w:space="0" w:color="auto"/>
      </w:divBdr>
    </w:div>
    <w:div w:id="1414353862">
      <w:bodyDiv w:val="1"/>
      <w:marLeft w:val="0"/>
      <w:marRight w:val="0"/>
      <w:marTop w:val="0"/>
      <w:marBottom w:val="0"/>
      <w:divBdr>
        <w:top w:val="none" w:sz="0" w:space="0" w:color="auto"/>
        <w:left w:val="none" w:sz="0" w:space="0" w:color="auto"/>
        <w:bottom w:val="none" w:sz="0" w:space="0" w:color="auto"/>
        <w:right w:val="none" w:sz="0" w:space="0" w:color="auto"/>
      </w:divBdr>
    </w:div>
    <w:div w:id="1440685116">
      <w:marLeft w:val="0"/>
      <w:marRight w:val="0"/>
      <w:marTop w:val="0"/>
      <w:marBottom w:val="0"/>
      <w:divBdr>
        <w:top w:val="none" w:sz="0" w:space="0" w:color="auto"/>
        <w:left w:val="none" w:sz="0" w:space="0" w:color="auto"/>
        <w:bottom w:val="none" w:sz="0" w:space="0" w:color="auto"/>
        <w:right w:val="none" w:sz="0" w:space="0" w:color="auto"/>
      </w:divBdr>
    </w:div>
    <w:div w:id="1454784252">
      <w:bodyDiv w:val="1"/>
      <w:marLeft w:val="0"/>
      <w:marRight w:val="0"/>
      <w:marTop w:val="0"/>
      <w:marBottom w:val="0"/>
      <w:divBdr>
        <w:top w:val="none" w:sz="0" w:space="0" w:color="auto"/>
        <w:left w:val="none" w:sz="0" w:space="0" w:color="auto"/>
        <w:bottom w:val="none" w:sz="0" w:space="0" w:color="auto"/>
        <w:right w:val="none" w:sz="0" w:space="0" w:color="auto"/>
      </w:divBdr>
    </w:div>
    <w:div w:id="1464273931">
      <w:bodyDiv w:val="1"/>
      <w:marLeft w:val="0"/>
      <w:marRight w:val="0"/>
      <w:marTop w:val="0"/>
      <w:marBottom w:val="0"/>
      <w:divBdr>
        <w:top w:val="none" w:sz="0" w:space="0" w:color="auto"/>
        <w:left w:val="none" w:sz="0" w:space="0" w:color="auto"/>
        <w:bottom w:val="none" w:sz="0" w:space="0" w:color="auto"/>
        <w:right w:val="none" w:sz="0" w:space="0" w:color="auto"/>
      </w:divBdr>
    </w:div>
    <w:div w:id="1472400128">
      <w:bodyDiv w:val="1"/>
      <w:marLeft w:val="0"/>
      <w:marRight w:val="0"/>
      <w:marTop w:val="0"/>
      <w:marBottom w:val="0"/>
      <w:divBdr>
        <w:top w:val="none" w:sz="0" w:space="0" w:color="auto"/>
        <w:left w:val="none" w:sz="0" w:space="0" w:color="auto"/>
        <w:bottom w:val="none" w:sz="0" w:space="0" w:color="auto"/>
        <w:right w:val="none" w:sz="0" w:space="0" w:color="auto"/>
      </w:divBdr>
    </w:div>
    <w:div w:id="1477184532">
      <w:bodyDiv w:val="1"/>
      <w:marLeft w:val="0"/>
      <w:marRight w:val="0"/>
      <w:marTop w:val="0"/>
      <w:marBottom w:val="0"/>
      <w:divBdr>
        <w:top w:val="none" w:sz="0" w:space="0" w:color="auto"/>
        <w:left w:val="none" w:sz="0" w:space="0" w:color="auto"/>
        <w:bottom w:val="none" w:sz="0" w:space="0" w:color="auto"/>
        <w:right w:val="none" w:sz="0" w:space="0" w:color="auto"/>
      </w:divBdr>
    </w:div>
    <w:div w:id="1480032079">
      <w:bodyDiv w:val="1"/>
      <w:marLeft w:val="0"/>
      <w:marRight w:val="0"/>
      <w:marTop w:val="0"/>
      <w:marBottom w:val="0"/>
      <w:divBdr>
        <w:top w:val="none" w:sz="0" w:space="0" w:color="auto"/>
        <w:left w:val="none" w:sz="0" w:space="0" w:color="auto"/>
        <w:bottom w:val="none" w:sz="0" w:space="0" w:color="auto"/>
        <w:right w:val="none" w:sz="0" w:space="0" w:color="auto"/>
      </w:divBdr>
    </w:div>
    <w:div w:id="1481966782">
      <w:bodyDiv w:val="1"/>
      <w:marLeft w:val="0"/>
      <w:marRight w:val="0"/>
      <w:marTop w:val="0"/>
      <w:marBottom w:val="0"/>
      <w:divBdr>
        <w:top w:val="none" w:sz="0" w:space="0" w:color="auto"/>
        <w:left w:val="none" w:sz="0" w:space="0" w:color="auto"/>
        <w:bottom w:val="none" w:sz="0" w:space="0" w:color="auto"/>
        <w:right w:val="none" w:sz="0" w:space="0" w:color="auto"/>
      </w:divBdr>
    </w:div>
    <w:div w:id="1491284986">
      <w:bodyDiv w:val="1"/>
      <w:marLeft w:val="0"/>
      <w:marRight w:val="0"/>
      <w:marTop w:val="0"/>
      <w:marBottom w:val="0"/>
      <w:divBdr>
        <w:top w:val="none" w:sz="0" w:space="0" w:color="auto"/>
        <w:left w:val="none" w:sz="0" w:space="0" w:color="auto"/>
        <w:bottom w:val="none" w:sz="0" w:space="0" w:color="auto"/>
        <w:right w:val="none" w:sz="0" w:space="0" w:color="auto"/>
      </w:divBdr>
    </w:div>
    <w:div w:id="1495728736">
      <w:bodyDiv w:val="1"/>
      <w:marLeft w:val="0"/>
      <w:marRight w:val="0"/>
      <w:marTop w:val="0"/>
      <w:marBottom w:val="0"/>
      <w:divBdr>
        <w:top w:val="none" w:sz="0" w:space="0" w:color="auto"/>
        <w:left w:val="none" w:sz="0" w:space="0" w:color="auto"/>
        <w:bottom w:val="none" w:sz="0" w:space="0" w:color="auto"/>
        <w:right w:val="none" w:sz="0" w:space="0" w:color="auto"/>
      </w:divBdr>
    </w:div>
    <w:div w:id="1531071325">
      <w:bodyDiv w:val="1"/>
      <w:marLeft w:val="0"/>
      <w:marRight w:val="0"/>
      <w:marTop w:val="0"/>
      <w:marBottom w:val="0"/>
      <w:divBdr>
        <w:top w:val="none" w:sz="0" w:space="0" w:color="auto"/>
        <w:left w:val="none" w:sz="0" w:space="0" w:color="auto"/>
        <w:bottom w:val="none" w:sz="0" w:space="0" w:color="auto"/>
        <w:right w:val="none" w:sz="0" w:space="0" w:color="auto"/>
      </w:divBdr>
    </w:div>
    <w:div w:id="1544250981">
      <w:bodyDiv w:val="1"/>
      <w:marLeft w:val="0"/>
      <w:marRight w:val="0"/>
      <w:marTop w:val="0"/>
      <w:marBottom w:val="0"/>
      <w:divBdr>
        <w:top w:val="none" w:sz="0" w:space="0" w:color="auto"/>
        <w:left w:val="none" w:sz="0" w:space="0" w:color="auto"/>
        <w:bottom w:val="none" w:sz="0" w:space="0" w:color="auto"/>
        <w:right w:val="none" w:sz="0" w:space="0" w:color="auto"/>
      </w:divBdr>
    </w:div>
    <w:div w:id="1550997386">
      <w:bodyDiv w:val="1"/>
      <w:marLeft w:val="0"/>
      <w:marRight w:val="0"/>
      <w:marTop w:val="0"/>
      <w:marBottom w:val="0"/>
      <w:divBdr>
        <w:top w:val="none" w:sz="0" w:space="0" w:color="auto"/>
        <w:left w:val="none" w:sz="0" w:space="0" w:color="auto"/>
        <w:bottom w:val="none" w:sz="0" w:space="0" w:color="auto"/>
        <w:right w:val="none" w:sz="0" w:space="0" w:color="auto"/>
      </w:divBdr>
    </w:div>
    <w:div w:id="1557929561">
      <w:bodyDiv w:val="1"/>
      <w:marLeft w:val="0"/>
      <w:marRight w:val="0"/>
      <w:marTop w:val="0"/>
      <w:marBottom w:val="0"/>
      <w:divBdr>
        <w:top w:val="none" w:sz="0" w:space="0" w:color="auto"/>
        <w:left w:val="none" w:sz="0" w:space="0" w:color="auto"/>
        <w:bottom w:val="none" w:sz="0" w:space="0" w:color="auto"/>
        <w:right w:val="none" w:sz="0" w:space="0" w:color="auto"/>
      </w:divBdr>
    </w:div>
    <w:div w:id="1558781880">
      <w:bodyDiv w:val="1"/>
      <w:marLeft w:val="0"/>
      <w:marRight w:val="0"/>
      <w:marTop w:val="0"/>
      <w:marBottom w:val="0"/>
      <w:divBdr>
        <w:top w:val="none" w:sz="0" w:space="0" w:color="auto"/>
        <w:left w:val="none" w:sz="0" w:space="0" w:color="auto"/>
        <w:bottom w:val="none" w:sz="0" w:space="0" w:color="auto"/>
        <w:right w:val="none" w:sz="0" w:space="0" w:color="auto"/>
      </w:divBdr>
    </w:div>
    <w:div w:id="1559245199">
      <w:bodyDiv w:val="1"/>
      <w:marLeft w:val="0"/>
      <w:marRight w:val="0"/>
      <w:marTop w:val="0"/>
      <w:marBottom w:val="0"/>
      <w:divBdr>
        <w:top w:val="none" w:sz="0" w:space="0" w:color="auto"/>
        <w:left w:val="none" w:sz="0" w:space="0" w:color="auto"/>
        <w:bottom w:val="none" w:sz="0" w:space="0" w:color="auto"/>
        <w:right w:val="none" w:sz="0" w:space="0" w:color="auto"/>
      </w:divBdr>
    </w:div>
    <w:div w:id="1566842492">
      <w:bodyDiv w:val="1"/>
      <w:marLeft w:val="0"/>
      <w:marRight w:val="0"/>
      <w:marTop w:val="0"/>
      <w:marBottom w:val="0"/>
      <w:divBdr>
        <w:top w:val="none" w:sz="0" w:space="0" w:color="auto"/>
        <w:left w:val="none" w:sz="0" w:space="0" w:color="auto"/>
        <w:bottom w:val="none" w:sz="0" w:space="0" w:color="auto"/>
        <w:right w:val="none" w:sz="0" w:space="0" w:color="auto"/>
      </w:divBdr>
    </w:div>
    <w:div w:id="1577128134">
      <w:bodyDiv w:val="1"/>
      <w:marLeft w:val="0"/>
      <w:marRight w:val="0"/>
      <w:marTop w:val="0"/>
      <w:marBottom w:val="0"/>
      <w:divBdr>
        <w:top w:val="none" w:sz="0" w:space="0" w:color="auto"/>
        <w:left w:val="none" w:sz="0" w:space="0" w:color="auto"/>
        <w:bottom w:val="none" w:sz="0" w:space="0" w:color="auto"/>
        <w:right w:val="none" w:sz="0" w:space="0" w:color="auto"/>
      </w:divBdr>
    </w:div>
    <w:div w:id="1590574305">
      <w:bodyDiv w:val="1"/>
      <w:marLeft w:val="0"/>
      <w:marRight w:val="0"/>
      <w:marTop w:val="0"/>
      <w:marBottom w:val="0"/>
      <w:divBdr>
        <w:top w:val="none" w:sz="0" w:space="0" w:color="auto"/>
        <w:left w:val="none" w:sz="0" w:space="0" w:color="auto"/>
        <w:bottom w:val="none" w:sz="0" w:space="0" w:color="auto"/>
        <w:right w:val="none" w:sz="0" w:space="0" w:color="auto"/>
      </w:divBdr>
    </w:div>
    <w:div w:id="1593078257">
      <w:bodyDiv w:val="1"/>
      <w:marLeft w:val="0"/>
      <w:marRight w:val="0"/>
      <w:marTop w:val="0"/>
      <w:marBottom w:val="0"/>
      <w:divBdr>
        <w:top w:val="none" w:sz="0" w:space="0" w:color="auto"/>
        <w:left w:val="none" w:sz="0" w:space="0" w:color="auto"/>
        <w:bottom w:val="none" w:sz="0" w:space="0" w:color="auto"/>
        <w:right w:val="none" w:sz="0" w:space="0" w:color="auto"/>
      </w:divBdr>
    </w:div>
    <w:div w:id="1599559023">
      <w:bodyDiv w:val="1"/>
      <w:marLeft w:val="0"/>
      <w:marRight w:val="0"/>
      <w:marTop w:val="0"/>
      <w:marBottom w:val="0"/>
      <w:divBdr>
        <w:top w:val="none" w:sz="0" w:space="0" w:color="auto"/>
        <w:left w:val="none" w:sz="0" w:space="0" w:color="auto"/>
        <w:bottom w:val="none" w:sz="0" w:space="0" w:color="auto"/>
        <w:right w:val="none" w:sz="0" w:space="0" w:color="auto"/>
      </w:divBdr>
    </w:div>
    <w:div w:id="1615013334">
      <w:bodyDiv w:val="1"/>
      <w:marLeft w:val="0"/>
      <w:marRight w:val="0"/>
      <w:marTop w:val="0"/>
      <w:marBottom w:val="0"/>
      <w:divBdr>
        <w:top w:val="none" w:sz="0" w:space="0" w:color="auto"/>
        <w:left w:val="none" w:sz="0" w:space="0" w:color="auto"/>
        <w:bottom w:val="none" w:sz="0" w:space="0" w:color="auto"/>
        <w:right w:val="none" w:sz="0" w:space="0" w:color="auto"/>
      </w:divBdr>
    </w:div>
    <w:div w:id="1624774734">
      <w:bodyDiv w:val="1"/>
      <w:marLeft w:val="0"/>
      <w:marRight w:val="0"/>
      <w:marTop w:val="0"/>
      <w:marBottom w:val="0"/>
      <w:divBdr>
        <w:top w:val="none" w:sz="0" w:space="0" w:color="auto"/>
        <w:left w:val="none" w:sz="0" w:space="0" w:color="auto"/>
        <w:bottom w:val="none" w:sz="0" w:space="0" w:color="auto"/>
        <w:right w:val="none" w:sz="0" w:space="0" w:color="auto"/>
      </w:divBdr>
    </w:div>
    <w:div w:id="1636061826">
      <w:bodyDiv w:val="1"/>
      <w:marLeft w:val="0"/>
      <w:marRight w:val="0"/>
      <w:marTop w:val="0"/>
      <w:marBottom w:val="0"/>
      <w:divBdr>
        <w:top w:val="none" w:sz="0" w:space="0" w:color="auto"/>
        <w:left w:val="none" w:sz="0" w:space="0" w:color="auto"/>
        <w:bottom w:val="none" w:sz="0" w:space="0" w:color="auto"/>
        <w:right w:val="none" w:sz="0" w:space="0" w:color="auto"/>
      </w:divBdr>
    </w:div>
    <w:div w:id="1645306417">
      <w:bodyDiv w:val="1"/>
      <w:marLeft w:val="0"/>
      <w:marRight w:val="0"/>
      <w:marTop w:val="0"/>
      <w:marBottom w:val="0"/>
      <w:divBdr>
        <w:top w:val="none" w:sz="0" w:space="0" w:color="auto"/>
        <w:left w:val="none" w:sz="0" w:space="0" w:color="auto"/>
        <w:bottom w:val="none" w:sz="0" w:space="0" w:color="auto"/>
        <w:right w:val="none" w:sz="0" w:space="0" w:color="auto"/>
      </w:divBdr>
    </w:div>
    <w:div w:id="1652513508">
      <w:marLeft w:val="0"/>
      <w:marRight w:val="0"/>
      <w:marTop w:val="0"/>
      <w:marBottom w:val="0"/>
      <w:divBdr>
        <w:top w:val="none" w:sz="0" w:space="0" w:color="auto"/>
        <w:left w:val="none" w:sz="0" w:space="0" w:color="auto"/>
        <w:bottom w:val="none" w:sz="0" w:space="0" w:color="auto"/>
        <w:right w:val="none" w:sz="0" w:space="0" w:color="auto"/>
      </w:divBdr>
    </w:div>
    <w:div w:id="1654942472">
      <w:bodyDiv w:val="1"/>
      <w:marLeft w:val="0"/>
      <w:marRight w:val="0"/>
      <w:marTop w:val="0"/>
      <w:marBottom w:val="0"/>
      <w:divBdr>
        <w:top w:val="none" w:sz="0" w:space="0" w:color="auto"/>
        <w:left w:val="none" w:sz="0" w:space="0" w:color="auto"/>
        <w:bottom w:val="none" w:sz="0" w:space="0" w:color="auto"/>
        <w:right w:val="none" w:sz="0" w:space="0" w:color="auto"/>
      </w:divBdr>
    </w:div>
    <w:div w:id="1658874280">
      <w:bodyDiv w:val="1"/>
      <w:marLeft w:val="0"/>
      <w:marRight w:val="0"/>
      <w:marTop w:val="0"/>
      <w:marBottom w:val="0"/>
      <w:divBdr>
        <w:top w:val="none" w:sz="0" w:space="0" w:color="auto"/>
        <w:left w:val="none" w:sz="0" w:space="0" w:color="auto"/>
        <w:bottom w:val="none" w:sz="0" w:space="0" w:color="auto"/>
        <w:right w:val="none" w:sz="0" w:space="0" w:color="auto"/>
      </w:divBdr>
    </w:div>
    <w:div w:id="1672562417">
      <w:bodyDiv w:val="1"/>
      <w:marLeft w:val="0"/>
      <w:marRight w:val="0"/>
      <w:marTop w:val="0"/>
      <w:marBottom w:val="0"/>
      <w:divBdr>
        <w:top w:val="none" w:sz="0" w:space="0" w:color="auto"/>
        <w:left w:val="none" w:sz="0" w:space="0" w:color="auto"/>
        <w:bottom w:val="none" w:sz="0" w:space="0" w:color="auto"/>
        <w:right w:val="none" w:sz="0" w:space="0" w:color="auto"/>
      </w:divBdr>
    </w:div>
    <w:div w:id="1684697419">
      <w:marLeft w:val="0"/>
      <w:marRight w:val="0"/>
      <w:marTop w:val="0"/>
      <w:marBottom w:val="0"/>
      <w:divBdr>
        <w:top w:val="none" w:sz="0" w:space="0" w:color="auto"/>
        <w:left w:val="none" w:sz="0" w:space="0" w:color="auto"/>
        <w:bottom w:val="none" w:sz="0" w:space="0" w:color="auto"/>
        <w:right w:val="none" w:sz="0" w:space="0" w:color="auto"/>
      </w:divBdr>
    </w:div>
    <w:div w:id="1715348140">
      <w:bodyDiv w:val="1"/>
      <w:marLeft w:val="0"/>
      <w:marRight w:val="0"/>
      <w:marTop w:val="0"/>
      <w:marBottom w:val="0"/>
      <w:divBdr>
        <w:top w:val="none" w:sz="0" w:space="0" w:color="auto"/>
        <w:left w:val="none" w:sz="0" w:space="0" w:color="auto"/>
        <w:bottom w:val="none" w:sz="0" w:space="0" w:color="auto"/>
        <w:right w:val="none" w:sz="0" w:space="0" w:color="auto"/>
      </w:divBdr>
    </w:div>
    <w:div w:id="1727072050">
      <w:bodyDiv w:val="1"/>
      <w:marLeft w:val="0"/>
      <w:marRight w:val="0"/>
      <w:marTop w:val="0"/>
      <w:marBottom w:val="0"/>
      <w:divBdr>
        <w:top w:val="none" w:sz="0" w:space="0" w:color="auto"/>
        <w:left w:val="none" w:sz="0" w:space="0" w:color="auto"/>
        <w:bottom w:val="none" w:sz="0" w:space="0" w:color="auto"/>
        <w:right w:val="none" w:sz="0" w:space="0" w:color="auto"/>
      </w:divBdr>
    </w:div>
    <w:div w:id="1727725965">
      <w:bodyDiv w:val="1"/>
      <w:marLeft w:val="0"/>
      <w:marRight w:val="0"/>
      <w:marTop w:val="0"/>
      <w:marBottom w:val="0"/>
      <w:divBdr>
        <w:top w:val="none" w:sz="0" w:space="0" w:color="auto"/>
        <w:left w:val="none" w:sz="0" w:space="0" w:color="auto"/>
        <w:bottom w:val="none" w:sz="0" w:space="0" w:color="auto"/>
        <w:right w:val="none" w:sz="0" w:space="0" w:color="auto"/>
      </w:divBdr>
    </w:div>
    <w:div w:id="1730614086">
      <w:bodyDiv w:val="1"/>
      <w:marLeft w:val="0"/>
      <w:marRight w:val="0"/>
      <w:marTop w:val="0"/>
      <w:marBottom w:val="0"/>
      <w:divBdr>
        <w:top w:val="none" w:sz="0" w:space="0" w:color="auto"/>
        <w:left w:val="none" w:sz="0" w:space="0" w:color="auto"/>
        <w:bottom w:val="none" w:sz="0" w:space="0" w:color="auto"/>
        <w:right w:val="none" w:sz="0" w:space="0" w:color="auto"/>
      </w:divBdr>
    </w:div>
    <w:div w:id="1749691276">
      <w:bodyDiv w:val="1"/>
      <w:marLeft w:val="0"/>
      <w:marRight w:val="0"/>
      <w:marTop w:val="0"/>
      <w:marBottom w:val="0"/>
      <w:divBdr>
        <w:top w:val="none" w:sz="0" w:space="0" w:color="auto"/>
        <w:left w:val="none" w:sz="0" w:space="0" w:color="auto"/>
        <w:bottom w:val="none" w:sz="0" w:space="0" w:color="auto"/>
        <w:right w:val="none" w:sz="0" w:space="0" w:color="auto"/>
      </w:divBdr>
    </w:div>
    <w:div w:id="1754930136">
      <w:bodyDiv w:val="1"/>
      <w:marLeft w:val="0"/>
      <w:marRight w:val="0"/>
      <w:marTop w:val="0"/>
      <w:marBottom w:val="0"/>
      <w:divBdr>
        <w:top w:val="none" w:sz="0" w:space="0" w:color="auto"/>
        <w:left w:val="none" w:sz="0" w:space="0" w:color="auto"/>
        <w:bottom w:val="none" w:sz="0" w:space="0" w:color="auto"/>
        <w:right w:val="none" w:sz="0" w:space="0" w:color="auto"/>
      </w:divBdr>
    </w:div>
    <w:div w:id="1757823829">
      <w:bodyDiv w:val="1"/>
      <w:marLeft w:val="0"/>
      <w:marRight w:val="0"/>
      <w:marTop w:val="0"/>
      <w:marBottom w:val="0"/>
      <w:divBdr>
        <w:top w:val="none" w:sz="0" w:space="0" w:color="auto"/>
        <w:left w:val="none" w:sz="0" w:space="0" w:color="auto"/>
        <w:bottom w:val="none" w:sz="0" w:space="0" w:color="auto"/>
        <w:right w:val="none" w:sz="0" w:space="0" w:color="auto"/>
      </w:divBdr>
    </w:div>
    <w:div w:id="1763838465">
      <w:bodyDiv w:val="1"/>
      <w:marLeft w:val="0"/>
      <w:marRight w:val="0"/>
      <w:marTop w:val="0"/>
      <w:marBottom w:val="0"/>
      <w:divBdr>
        <w:top w:val="none" w:sz="0" w:space="0" w:color="auto"/>
        <w:left w:val="none" w:sz="0" w:space="0" w:color="auto"/>
        <w:bottom w:val="none" w:sz="0" w:space="0" w:color="auto"/>
        <w:right w:val="none" w:sz="0" w:space="0" w:color="auto"/>
      </w:divBdr>
    </w:div>
    <w:div w:id="1783187979">
      <w:bodyDiv w:val="1"/>
      <w:marLeft w:val="0"/>
      <w:marRight w:val="0"/>
      <w:marTop w:val="0"/>
      <w:marBottom w:val="0"/>
      <w:divBdr>
        <w:top w:val="none" w:sz="0" w:space="0" w:color="auto"/>
        <w:left w:val="none" w:sz="0" w:space="0" w:color="auto"/>
        <w:bottom w:val="none" w:sz="0" w:space="0" w:color="auto"/>
        <w:right w:val="none" w:sz="0" w:space="0" w:color="auto"/>
      </w:divBdr>
    </w:div>
    <w:div w:id="1811096674">
      <w:bodyDiv w:val="1"/>
      <w:marLeft w:val="0"/>
      <w:marRight w:val="0"/>
      <w:marTop w:val="0"/>
      <w:marBottom w:val="0"/>
      <w:divBdr>
        <w:top w:val="none" w:sz="0" w:space="0" w:color="auto"/>
        <w:left w:val="none" w:sz="0" w:space="0" w:color="auto"/>
        <w:bottom w:val="none" w:sz="0" w:space="0" w:color="auto"/>
        <w:right w:val="none" w:sz="0" w:space="0" w:color="auto"/>
      </w:divBdr>
    </w:div>
    <w:div w:id="1850095098">
      <w:bodyDiv w:val="1"/>
      <w:marLeft w:val="0"/>
      <w:marRight w:val="0"/>
      <w:marTop w:val="0"/>
      <w:marBottom w:val="0"/>
      <w:divBdr>
        <w:top w:val="none" w:sz="0" w:space="0" w:color="auto"/>
        <w:left w:val="none" w:sz="0" w:space="0" w:color="auto"/>
        <w:bottom w:val="none" w:sz="0" w:space="0" w:color="auto"/>
        <w:right w:val="none" w:sz="0" w:space="0" w:color="auto"/>
      </w:divBdr>
    </w:div>
    <w:div w:id="1868254628">
      <w:bodyDiv w:val="1"/>
      <w:marLeft w:val="0"/>
      <w:marRight w:val="0"/>
      <w:marTop w:val="0"/>
      <w:marBottom w:val="0"/>
      <w:divBdr>
        <w:top w:val="none" w:sz="0" w:space="0" w:color="auto"/>
        <w:left w:val="none" w:sz="0" w:space="0" w:color="auto"/>
        <w:bottom w:val="none" w:sz="0" w:space="0" w:color="auto"/>
        <w:right w:val="none" w:sz="0" w:space="0" w:color="auto"/>
      </w:divBdr>
    </w:div>
    <w:div w:id="1870022204">
      <w:bodyDiv w:val="1"/>
      <w:marLeft w:val="0"/>
      <w:marRight w:val="0"/>
      <w:marTop w:val="0"/>
      <w:marBottom w:val="0"/>
      <w:divBdr>
        <w:top w:val="none" w:sz="0" w:space="0" w:color="auto"/>
        <w:left w:val="none" w:sz="0" w:space="0" w:color="auto"/>
        <w:bottom w:val="none" w:sz="0" w:space="0" w:color="auto"/>
        <w:right w:val="none" w:sz="0" w:space="0" w:color="auto"/>
      </w:divBdr>
    </w:div>
    <w:div w:id="1870757680">
      <w:bodyDiv w:val="1"/>
      <w:marLeft w:val="0"/>
      <w:marRight w:val="0"/>
      <w:marTop w:val="0"/>
      <w:marBottom w:val="0"/>
      <w:divBdr>
        <w:top w:val="none" w:sz="0" w:space="0" w:color="auto"/>
        <w:left w:val="none" w:sz="0" w:space="0" w:color="auto"/>
        <w:bottom w:val="none" w:sz="0" w:space="0" w:color="auto"/>
        <w:right w:val="none" w:sz="0" w:space="0" w:color="auto"/>
      </w:divBdr>
      <w:divsChild>
        <w:div w:id="947465913">
          <w:marLeft w:val="0"/>
          <w:marRight w:val="0"/>
          <w:marTop w:val="0"/>
          <w:marBottom w:val="0"/>
          <w:divBdr>
            <w:top w:val="none" w:sz="0" w:space="0" w:color="auto"/>
            <w:left w:val="none" w:sz="0" w:space="0" w:color="auto"/>
            <w:bottom w:val="none" w:sz="0" w:space="0" w:color="auto"/>
            <w:right w:val="none" w:sz="0" w:space="0" w:color="auto"/>
          </w:divBdr>
        </w:div>
      </w:divsChild>
    </w:div>
    <w:div w:id="1871797182">
      <w:bodyDiv w:val="1"/>
      <w:marLeft w:val="0"/>
      <w:marRight w:val="0"/>
      <w:marTop w:val="0"/>
      <w:marBottom w:val="0"/>
      <w:divBdr>
        <w:top w:val="none" w:sz="0" w:space="0" w:color="auto"/>
        <w:left w:val="none" w:sz="0" w:space="0" w:color="auto"/>
        <w:bottom w:val="none" w:sz="0" w:space="0" w:color="auto"/>
        <w:right w:val="none" w:sz="0" w:space="0" w:color="auto"/>
      </w:divBdr>
      <w:divsChild>
        <w:div w:id="799539788">
          <w:marLeft w:val="0"/>
          <w:marRight w:val="0"/>
          <w:marTop w:val="0"/>
          <w:marBottom w:val="0"/>
          <w:divBdr>
            <w:top w:val="none" w:sz="0" w:space="0" w:color="auto"/>
            <w:left w:val="none" w:sz="0" w:space="0" w:color="auto"/>
            <w:bottom w:val="none" w:sz="0" w:space="0" w:color="auto"/>
            <w:right w:val="none" w:sz="0" w:space="0" w:color="auto"/>
          </w:divBdr>
        </w:div>
        <w:div w:id="805052676">
          <w:marLeft w:val="0"/>
          <w:marRight w:val="0"/>
          <w:marTop w:val="0"/>
          <w:marBottom w:val="0"/>
          <w:divBdr>
            <w:top w:val="none" w:sz="0" w:space="0" w:color="auto"/>
            <w:left w:val="none" w:sz="0" w:space="0" w:color="auto"/>
            <w:bottom w:val="none" w:sz="0" w:space="0" w:color="auto"/>
            <w:right w:val="none" w:sz="0" w:space="0" w:color="auto"/>
          </w:divBdr>
        </w:div>
        <w:div w:id="856312079">
          <w:marLeft w:val="0"/>
          <w:marRight w:val="0"/>
          <w:marTop w:val="0"/>
          <w:marBottom w:val="0"/>
          <w:divBdr>
            <w:top w:val="none" w:sz="0" w:space="0" w:color="auto"/>
            <w:left w:val="none" w:sz="0" w:space="0" w:color="auto"/>
            <w:bottom w:val="none" w:sz="0" w:space="0" w:color="auto"/>
            <w:right w:val="none" w:sz="0" w:space="0" w:color="auto"/>
          </w:divBdr>
        </w:div>
        <w:div w:id="1799713704">
          <w:marLeft w:val="0"/>
          <w:marRight w:val="0"/>
          <w:marTop w:val="0"/>
          <w:marBottom w:val="0"/>
          <w:divBdr>
            <w:top w:val="none" w:sz="0" w:space="0" w:color="auto"/>
            <w:left w:val="none" w:sz="0" w:space="0" w:color="auto"/>
            <w:bottom w:val="none" w:sz="0" w:space="0" w:color="auto"/>
            <w:right w:val="none" w:sz="0" w:space="0" w:color="auto"/>
          </w:divBdr>
        </w:div>
      </w:divsChild>
    </w:div>
    <w:div w:id="1896507305">
      <w:bodyDiv w:val="1"/>
      <w:marLeft w:val="0"/>
      <w:marRight w:val="0"/>
      <w:marTop w:val="0"/>
      <w:marBottom w:val="0"/>
      <w:divBdr>
        <w:top w:val="none" w:sz="0" w:space="0" w:color="auto"/>
        <w:left w:val="none" w:sz="0" w:space="0" w:color="auto"/>
        <w:bottom w:val="none" w:sz="0" w:space="0" w:color="auto"/>
        <w:right w:val="none" w:sz="0" w:space="0" w:color="auto"/>
      </w:divBdr>
    </w:div>
    <w:div w:id="1897349751">
      <w:bodyDiv w:val="1"/>
      <w:marLeft w:val="0"/>
      <w:marRight w:val="0"/>
      <w:marTop w:val="0"/>
      <w:marBottom w:val="0"/>
      <w:divBdr>
        <w:top w:val="none" w:sz="0" w:space="0" w:color="auto"/>
        <w:left w:val="none" w:sz="0" w:space="0" w:color="auto"/>
        <w:bottom w:val="none" w:sz="0" w:space="0" w:color="auto"/>
        <w:right w:val="none" w:sz="0" w:space="0" w:color="auto"/>
      </w:divBdr>
    </w:div>
    <w:div w:id="1905484977">
      <w:marLeft w:val="0"/>
      <w:marRight w:val="0"/>
      <w:marTop w:val="0"/>
      <w:marBottom w:val="0"/>
      <w:divBdr>
        <w:top w:val="none" w:sz="0" w:space="0" w:color="auto"/>
        <w:left w:val="none" w:sz="0" w:space="0" w:color="auto"/>
        <w:bottom w:val="none" w:sz="0" w:space="0" w:color="auto"/>
        <w:right w:val="none" w:sz="0" w:space="0" w:color="auto"/>
      </w:divBdr>
    </w:div>
    <w:div w:id="1924103072">
      <w:bodyDiv w:val="1"/>
      <w:marLeft w:val="0"/>
      <w:marRight w:val="0"/>
      <w:marTop w:val="0"/>
      <w:marBottom w:val="0"/>
      <w:divBdr>
        <w:top w:val="none" w:sz="0" w:space="0" w:color="auto"/>
        <w:left w:val="none" w:sz="0" w:space="0" w:color="auto"/>
        <w:bottom w:val="none" w:sz="0" w:space="0" w:color="auto"/>
        <w:right w:val="none" w:sz="0" w:space="0" w:color="auto"/>
      </w:divBdr>
    </w:div>
    <w:div w:id="1945188038">
      <w:bodyDiv w:val="1"/>
      <w:marLeft w:val="0"/>
      <w:marRight w:val="0"/>
      <w:marTop w:val="0"/>
      <w:marBottom w:val="0"/>
      <w:divBdr>
        <w:top w:val="none" w:sz="0" w:space="0" w:color="auto"/>
        <w:left w:val="none" w:sz="0" w:space="0" w:color="auto"/>
        <w:bottom w:val="none" w:sz="0" w:space="0" w:color="auto"/>
        <w:right w:val="none" w:sz="0" w:space="0" w:color="auto"/>
      </w:divBdr>
    </w:div>
    <w:div w:id="1956207959">
      <w:bodyDiv w:val="1"/>
      <w:marLeft w:val="0"/>
      <w:marRight w:val="0"/>
      <w:marTop w:val="0"/>
      <w:marBottom w:val="0"/>
      <w:divBdr>
        <w:top w:val="none" w:sz="0" w:space="0" w:color="auto"/>
        <w:left w:val="none" w:sz="0" w:space="0" w:color="auto"/>
        <w:bottom w:val="none" w:sz="0" w:space="0" w:color="auto"/>
        <w:right w:val="none" w:sz="0" w:space="0" w:color="auto"/>
      </w:divBdr>
    </w:div>
    <w:div w:id="1956404625">
      <w:bodyDiv w:val="1"/>
      <w:marLeft w:val="0"/>
      <w:marRight w:val="0"/>
      <w:marTop w:val="0"/>
      <w:marBottom w:val="0"/>
      <w:divBdr>
        <w:top w:val="none" w:sz="0" w:space="0" w:color="auto"/>
        <w:left w:val="none" w:sz="0" w:space="0" w:color="auto"/>
        <w:bottom w:val="none" w:sz="0" w:space="0" w:color="auto"/>
        <w:right w:val="none" w:sz="0" w:space="0" w:color="auto"/>
      </w:divBdr>
    </w:div>
    <w:div w:id="2003465318">
      <w:bodyDiv w:val="1"/>
      <w:marLeft w:val="0"/>
      <w:marRight w:val="0"/>
      <w:marTop w:val="0"/>
      <w:marBottom w:val="0"/>
      <w:divBdr>
        <w:top w:val="none" w:sz="0" w:space="0" w:color="auto"/>
        <w:left w:val="none" w:sz="0" w:space="0" w:color="auto"/>
        <w:bottom w:val="none" w:sz="0" w:space="0" w:color="auto"/>
        <w:right w:val="none" w:sz="0" w:space="0" w:color="auto"/>
      </w:divBdr>
    </w:div>
    <w:div w:id="2004968237">
      <w:marLeft w:val="0"/>
      <w:marRight w:val="0"/>
      <w:marTop w:val="0"/>
      <w:marBottom w:val="0"/>
      <w:divBdr>
        <w:top w:val="none" w:sz="0" w:space="0" w:color="auto"/>
        <w:left w:val="none" w:sz="0" w:space="0" w:color="auto"/>
        <w:bottom w:val="none" w:sz="0" w:space="0" w:color="auto"/>
        <w:right w:val="none" w:sz="0" w:space="0" w:color="auto"/>
      </w:divBdr>
    </w:div>
    <w:div w:id="2009751105">
      <w:bodyDiv w:val="1"/>
      <w:marLeft w:val="0"/>
      <w:marRight w:val="0"/>
      <w:marTop w:val="0"/>
      <w:marBottom w:val="0"/>
      <w:divBdr>
        <w:top w:val="none" w:sz="0" w:space="0" w:color="auto"/>
        <w:left w:val="none" w:sz="0" w:space="0" w:color="auto"/>
        <w:bottom w:val="none" w:sz="0" w:space="0" w:color="auto"/>
        <w:right w:val="none" w:sz="0" w:space="0" w:color="auto"/>
      </w:divBdr>
    </w:div>
    <w:div w:id="2026860613">
      <w:marLeft w:val="0"/>
      <w:marRight w:val="0"/>
      <w:marTop w:val="0"/>
      <w:marBottom w:val="0"/>
      <w:divBdr>
        <w:top w:val="none" w:sz="0" w:space="0" w:color="auto"/>
        <w:left w:val="none" w:sz="0" w:space="0" w:color="auto"/>
        <w:bottom w:val="none" w:sz="0" w:space="0" w:color="auto"/>
        <w:right w:val="none" w:sz="0" w:space="0" w:color="auto"/>
      </w:divBdr>
    </w:div>
    <w:div w:id="2038652140">
      <w:bodyDiv w:val="1"/>
      <w:marLeft w:val="0"/>
      <w:marRight w:val="0"/>
      <w:marTop w:val="0"/>
      <w:marBottom w:val="0"/>
      <w:divBdr>
        <w:top w:val="none" w:sz="0" w:space="0" w:color="auto"/>
        <w:left w:val="none" w:sz="0" w:space="0" w:color="auto"/>
        <w:bottom w:val="none" w:sz="0" w:space="0" w:color="auto"/>
        <w:right w:val="none" w:sz="0" w:space="0" w:color="auto"/>
      </w:divBdr>
    </w:div>
    <w:div w:id="2048528451">
      <w:bodyDiv w:val="1"/>
      <w:marLeft w:val="0"/>
      <w:marRight w:val="0"/>
      <w:marTop w:val="0"/>
      <w:marBottom w:val="0"/>
      <w:divBdr>
        <w:top w:val="none" w:sz="0" w:space="0" w:color="auto"/>
        <w:left w:val="none" w:sz="0" w:space="0" w:color="auto"/>
        <w:bottom w:val="none" w:sz="0" w:space="0" w:color="auto"/>
        <w:right w:val="none" w:sz="0" w:space="0" w:color="auto"/>
      </w:divBdr>
    </w:div>
    <w:div w:id="2052147616">
      <w:bodyDiv w:val="1"/>
      <w:marLeft w:val="0"/>
      <w:marRight w:val="0"/>
      <w:marTop w:val="0"/>
      <w:marBottom w:val="0"/>
      <w:divBdr>
        <w:top w:val="none" w:sz="0" w:space="0" w:color="auto"/>
        <w:left w:val="none" w:sz="0" w:space="0" w:color="auto"/>
        <w:bottom w:val="none" w:sz="0" w:space="0" w:color="auto"/>
        <w:right w:val="none" w:sz="0" w:space="0" w:color="auto"/>
      </w:divBdr>
    </w:div>
    <w:div w:id="2052414425">
      <w:bodyDiv w:val="1"/>
      <w:marLeft w:val="0"/>
      <w:marRight w:val="0"/>
      <w:marTop w:val="0"/>
      <w:marBottom w:val="0"/>
      <w:divBdr>
        <w:top w:val="none" w:sz="0" w:space="0" w:color="auto"/>
        <w:left w:val="none" w:sz="0" w:space="0" w:color="auto"/>
        <w:bottom w:val="none" w:sz="0" w:space="0" w:color="auto"/>
        <w:right w:val="none" w:sz="0" w:space="0" w:color="auto"/>
      </w:divBdr>
    </w:div>
    <w:div w:id="2054184551">
      <w:bodyDiv w:val="1"/>
      <w:marLeft w:val="0"/>
      <w:marRight w:val="0"/>
      <w:marTop w:val="0"/>
      <w:marBottom w:val="0"/>
      <w:divBdr>
        <w:top w:val="none" w:sz="0" w:space="0" w:color="auto"/>
        <w:left w:val="none" w:sz="0" w:space="0" w:color="auto"/>
        <w:bottom w:val="none" w:sz="0" w:space="0" w:color="auto"/>
        <w:right w:val="none" w:sz="0" w:space="0" w:color="auto"/>
      </w:divBdr>
      <w:divsChild>
        <w:div w:id="1737361669">
          <w:marLeft w:val="0"/>
          <w:marRight w:val="0"/>
          <w:marTop w:val="0"/>
          <w:marBottom w:val="0"/>
          <w:divBdr>
            <w:top w:val="none" w:sz="0" w:space="0" w:color="auto"/>
            <w:left w:val="none" w:sz="0" w:space="0" w:color="auto"/>
            <w:bottom w:val="none" w:sz="0" w:space="0" w:color="auto"/>
            <w:right w:val="none" w:sz="0" w:space="0" w:color="auto"/>
          </w:divBdr>
        </w:div>
      </w:divsChild>
    </w:div>
    <w:div w:id="2062096609">
      <w:bodyDiv w:val="1"/>
      <w:marLeft w:val="0"/>
      <w:marRight w:val="0"/>
      <w:marTop w:val="0"/>
      <w:marBottom w:val="0"/>
      <w:divBdr>
        <w:top w:val="none" w:sz="0" w:space="0" w:color="auto"/>
        <w:left w:val="none" w:sz="0" w:space="0" w:color="auto"/>
        <w:bottom w:val="none" w:sz="0" w:space="0" w:color="auto"/>
        <w:right w:val="none" w:sz="0" w:space="0" w:color="auto"/>
      </w:divBdr>
    </w:div>
    <w:div w:id="2071419157">
      <w:bodyDiv w:val="1"/>
      <w:marLeft w:val="0"/>
      <w:marRight w:val="0"/>
      <w:marTop w:val="0"/>
      <w:marBottom w:val="0"/>
      <w:divBdr>
        <w:top w:val="none" w:sz="0" w:space="0" w:color="auto"/>
        <w:left w:val="none" w:sz="0" w:space="0" w:color="auto"/>
        <w:bottom w:val="none" w:sz="0" w:space="0" w:color="auto"/>
        <w:right w:val="none" w:sz="0" w:space="0" w:color="auto"/>
      </w:divBdr>
    </w:div>
    <w:div w:id="2072849050">
      <w:bodyDiv w:val="1"/>
      <w:marLeft w:val="0"/>
      <w:marRight w:val="0"/>
      <w:marTop w:val="0"/>
      <w:marBottom w:val="0"/>
      <w:divBdr>
        <w:top w:val="none" w:sz="0" w:space="0" w:color="auto"/>
        <w:left w:val="none" w:sz="0" w:space="0" w:color="auto"/>
        <w:bottom w:val="none" w:sz="0" w:space="0" w:color="auto"/>
        <w:right w:val="none" w:sz="0" w:space="0" w:color="auto"/>
      </w:divBdr>
    </w:div>
    <w:div w:id="2099980112">
      <w:bodyDiv w:val="1"/>
      <w:marLeft w:val="0"/>
      <w:marRight w:val="0"/>
      <w:marTop w:val="0"/>
      <w:marBottom w:val="0"/>
      <w:divBdr>
        <w:top w:val="none" w:sz="0" w:space="0" w:color="auto"/>
        <w:left w:val="none" w:sz="0" w:space="0" w:color="auto"/>
        <w:bottom w:val="none" w:sz="0" w:space="0" w:color="auto"/>
        <w:right w:val="none" w:sz="0" w:space="0" w:color="auto"/>
      </w:divBdr>
    </w:div>
    <w:div w:id="2125808931">
      <w:bodyDiv w:val="1"/>
      <w:marLeft w:val="0"/>
      <w:marRight w:val="0"/>
      <w:marTop w:val="0"/>
      <w:marBottom w:val="0"/>
      <w:divBdr>
        <w:top w:val="none" w:sz="0" w:space="0" w:color="auto"/>
        <w:left w:val="none" w:sz="0" w:space="0" w:color="auto"/>
        <w:bottom w:val="none" w:sz="0" w:space="0" w:color="auto"/>
        <w:right w:val="none" w:sz="0" w:space="0" w:color="auto"/>
      </w:divBdr>
      <w:divsChild>
        <w:div w:id="1322387103">
          <w:marLeft w:val="0"/>
          <w:marRight w:val="0"/>
          <w:marTop w:val="0"/>
          <w:marBottom w:val="0"/>
          <w:divBdr>
            <w:top w:val="none" w:sz="0" w:space="0" w:color="auto"/>
            <w:left w:val="none" w:sz="0" w:space="0" w:color="auto"/>
            <w:bottom w:val="none" w:sz="0" w:space="0" w:color="auto"/>
            <w:right w:val="none" w:sz="0" w:space="0" w:color="auto"/>
          </w:divBdr>
          <w:divsChild>
            <w:div w:id="2063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8062">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619522-0b38-43b9-a602-b8cd99cbf89a">
      <Terms xmlns="http://schemas.microsoft.com/office/infopath/2007/PartnerControls"/>
    </lcf76f155ced4ddcb4097134ff3c332f>
    <TaxCatchAll xmlns="ea0a5292-eae9-4272-9049-e8b4e653ded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4w9xahvH4QPgYYrn9e+9SVapRw==">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</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61421238FEDE154C918560757DFA6CD5" ma:contentTypeVersion="19" ma:contentTypeDescription="Create a new document." ma:contentTypeScope="" ma:versionID="e5625aa4d1d90937cea19254587bb324">
  <xsd:schema xmlns:xsd="http://www.w3.org/2001/XMLSchema" xmlns:xs="http://www.w3.org/2001/XMLSchema" xmlns:p="http://schemas.microsoft.com/office/2006/metadata/properties" xmlns:ns2="97619522-0b38-43b9-a602-b8cd99cbf89a" xmlns:ns3="ea0a5292-eae9-4272-9049-e8b4e653deda" targetNamespace="http://schemas.microsoft.com/office/2006/metadata/properties" ma:root="true" ma:fieldsID="0c18306505c448e615e0c5d5fe6a196d" ns2:_="" ns3:_="">
    <xsd:import namespace="97619522-0b38-43b9-a602-b8cd99cbf89a"/>
    <xsd:import namespace="ea0a5292-eae9-4272-9049-e8b4e653ded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19522-0b38-43b9-a602-b8cd99cbf8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65b8bc1-b568-47c3-8a41-ee26b8c70f3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0a5292-eae9-4272-9049-e8b4e653ded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8db8e5-c050-4db7-a758-9ea56ddd67a7}" ma:internalName="TaxCatchAll" ma:showField="CatchAllData" ma:web="ea0a5292-eae9-4272-9049-e8b4e653de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72737B-A846-4451-8CBC-AB55000993FD}">
  <ds:schemaRefs>
    <ds:schemaRef ds:uri="http://schemas.microsoft.com/office/2006/metadata/properties"/>
    <ds:schemaRef ds:uri="http://schemas.microsoft.com/office/infopath/2007/PartnerControls"/>
    <ds:schemaRef ds:uri="97619522-0b38-43b9-a602-b8cd99cbf89a"/>
    <ds:schemaRef ds:uri="ea0a5292-eae9-4272-9049-e8b4e653deda"/>
  </ds:schemaRefs>
</ds:datastoreItem>
</file>

<file path=customXml/itemProps2.xml><?xml version="1.0" encoding="utf-8"?>
<ds:datastoreItem xmlns:ds="http://schemas.openxmlformats.org/officeDocument/2006/customXml" ds:itemID="{3B1106CC-2D2F-4931-AEAC-2E600C8BCDC5}">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8F2B590-EC51-4158-AE02-AC85F0E89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19522-0b38-43b9-a602-b8cd99cbf89a"/>
    <ds:schemaRef ds:uri="ea0a5292-eae9-4272-9049-e8b4e653de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F10BB46-E96C-432D-A983-37857454A5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7</Pages>
  <Words>2089</Words>
  <Characters>11638</Characters>
  <Application>Microsoft Office Word</Application>
  <DocSecurity>0</DocSecurity>
  <Lines>242</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13602</CharactersWithSpaces>
  <SharedDoc>false</SharedDoc>
  <HLinks>
    <vt:vector size="1128" baseType="variant">
      <vt:variant>
        <vt:i4>2031733</vt:i4>
      </vt:variant>
      <vt:variant>
        <vt:i4>1175</vt:i4>
      </vt:variant>
      <vt:variant>
        <vt:i4>0</vt:i4>
      </vt:variant>
      <vt:variant>
        <vt:i4>5</vt:i4>
      </vt:variant>
      <vt:variant>
        <vt:lpwstr>mailto:ergrodz@etb.com.co</vt:lpwstr>
      </vt:variant>
      <vt:variant>
        <vt:lpwstr/>
      </vt:variant>
      <vt:variant>
        <vt:i4>1507390</vt:i4>
      </vt:variant>
      <vt:variant>
        <vt:i4>1126</vt:i4>
      </vt:variant>
      <vt:variant>
        <vt:i4>0</vt:i4>
      </vt:variant>
      <vt:variant>
        <vt:i4>5</vt:i4>
      </vt:variant>
      <vt:variant>
        <vt:lpwstr/>
      </vt:variant>
      <vt:variant>
        <vt:lpwstr>_Toc214014958</vt:lpwstr>
      </vt:variant>
      <vt:variant>
        <vt:i4>1507390</vt:i4>
      </vt:variant>
      <vt:variant>
        <vt:i4>1120</vt:i4>
      </vt:variant>
      <vt:variant>
        <vt:i4>0</vt:i4>
      </vt:variant>
      <vt:variant>
        <vt:i4>5</vt:i4>
      </vt:variant>
      <vt:variant>
        <vt:lpwstr/>
      </vt:variant>
      <vt:variant>
        <vt:lpwstr>_Toc214014957</vt:lpwstr>
      </vt:variant>
      <vt:variant>
        <vt:i4>1507390</vt:i4>
      </vt:variant>
      <vt:variant>
        <vt:i4>1114</vt:i4>
      </vt:variant>
      <vt:variant>
        <vt:i4>0</vt:i4>
      </vt:variant>
      <vt:variant>
        <vt:i4>5</vt:i4>
      </vt:variant>
      <vt:variant>
        <vt:lpwstr/>
      </vt:variant>
      <vt:variant>
        <vt:lpwstr>_Toc214014956</vt:lpwstr>
      </vt:variant>
      <vt:variant>
        <vt:i4>1507390</vt:i4>
      </vt:variant>
      <vt:variant>
        <vt:i4>1108</vt:i4>
      </vt:variant>
      <vt:variant>
        <vt:i4>0</vt:i4>
      </vt:variant>
      <vt:variant>
        <vt:i4>5</vt:i4>
      </vt:variant>
      <vt:variant>
        <vt:lpwstr/>
      </vt:variant>
      <vt:variant>
        <vt:lpwstr>_Toc214014955</vt:lpwstr>
      </vt:variant>
      <vt:variant>
        <vt:i4>1507390</vt:i4>
      </vt:variant>
      <vt:variant>
        <vt:i4>1102</vt:i4>
      </vt:variant>
      <vt:variant>
        <vt:i4>0</vt:i4>
      </vt:variant>
      <vt:variant>
        <vt:i4>5</vt:i4>
      </vt:variant>
      <vt:variant>
        <vt:lpwstr/>
      </vt:variant>
      <vt:variant>
        <vt:lpwstr>_Toc214014954</vt:lpwstr>
      </vt:variant>
      <vt:variant>
        <vt:i4>1507390</vt:i4>
      </vt:variant>
      <vt:variant>
        <vt:i4>1096</vt:i4>
      </vt:variant>
      <vt:variant>
        <vt:i4>0</vt:i4>
      </vt:variant>
      <vt:variant>
        <vt:i4>5</vt:i4>
      </vt:variant>
      <vt:variant>
        <vt:lpwstr/>
      </vt:variant>
      <vt:variant>
        <vt:lpwstr>_Toc214014953</vt:lpwstr>
      </vt:variant>
      <vt:variant>
        <vt:i4>1507390</vt:i4>
      </vt:variant>
      <vt:variant>
        <vt:i4>1090</vt:i4>
      </vt:variant>
      <vt:variant>
        <vt:i4>0</vt:i4>
      </vt:variant>
      <vt:variant>
        <vt:i4>5</vt:i4>
      </vt:variant>
      <vt:variant>
        <vt:lpwstr/>
      </vt:variant>
      <vt:variant>
        <vt:lpwstr>_Toc214014952</vt:lpwstr>
      </vt:variant>
      <vt:variant>
        <vt:i4>1507390</vt:i4>
      </vt:variant>
      <vt:variant>
        <vt:i4>1084</vt:i4>
      </vt:variant>
      <vt:variant>
        <vt:i4>0</vt:i4>
      </vt:variant>
      <vt:variant>
        <vt:i4>5</vt:i4>
      </vt:variant>
      <vt:variant>
        <vt:lpwstr/>
      </vt:variant>
      <vt:variant>
        <vt:lpwstr>_Toc214014951</vt:lpwstr>
      </vt:variant>
      <vt:variant>
        <vt:i4>1507390</vt:i4>
      </vt:variant>
      <vt:variant>
        <vt:i4>1078</vt:i4>
      </vt:variant>
      <vt:variant>
        <vt:i4>0</vt:i4>
      </vt:variant>
      <vt:variant>
        <vt:i4>5</vt:i4>
      </vt:variant>
      <vt:variant>
        <vt:lpwstr/>
      </vt:variant>
      <vt:variant>
        <vt:lpwstr>_Toc214014950</vt:lpwstr>
      </vt:variant>
      <vt:variant>
        <vt:i4>1441854</vt:i4>
      </vt:variant>
      <vt:variant>
        <vt:i4>1072</vt:i4>
      </vt:variant>
      <vt:variant>
        <vt:i4>0</vt:i4>
      </vt:variant>
      <vt:variant>
        <vt:i4>5</vt:i4>
      </vt:variant>
      <vt:variant>
        <vt:lpwstr/>
      </vt:variant>
      <vt:variant>
        <vt:lpwstr>_Toc214014949</vt:lpwstr>
      </vt:variant>
      <vt:variant>
        <vt:i4>1441854</vt:i4>
      </vt:variant>
      <vt:variant>
        <vt:i4>1066</vt:i4>
      </vt:variant>
      <vt:variant>
        <vt:i4>0</vt:i4>
      </vt:variant>
      <vt:variant>
        <vt:i4>5</vt:i4>
      </vt:variant>
      <vt:variant>
        <vt:lpwstr/>
      </vt:variant>
      <vt:variant>
        <vt:lpwstr>_Toc214014948</vt:lpwstr>
      </vt:variant>
      <vt:variant>
        <vt:i4>1441854</vt:i4>
      </vt:variant>
      <vt:variant>
        <vt:i4>1060</vt:i4>
      </vt:variant>
      <vt:variant>
        <vt:i4>0</vt:i4>
      </vt:variant>
      <vt:variant>
        <vt:i4>5</vt:i4>
      </vt:variant>
      <vt:variant>
        <vt:lpwstr/>
      </vt:variant>
      <vt:variant>
        <vt:lpwstr>_Toc214014947</vt:lpwstr>
      </vt:variant>
      <vt:variant>
        <vt:i4>1441854</vt:i4>
      </vt:variant>
      <vt:variant>
        <vt:i4>1054</vt:i4>
      </vt:variant>
      <vt:variant>
        <vt:i4>0</vt:i4>
      </vt:variant>
      <vt:variant>
        <vt:i4>5</vt:i4>
      </vt:variant>
      <vt:variant>
        <vt:lpwstr/>
      </vt:variant>
      <vt:variant>
        <vt:lpwstr>_Toc214014946</vt:lpwstr>
      </vt:variant>
      <vt:variant>
        <vt:i4>1441854</vt:i4>
      </vt:variant>
      <vt:variant>
        <vt:i4>1048</vt:i4>
      </vt:variant>
      <vt:variant>
        <vt:i4>0</vt:i4>
      </vt:variant>
      <vt:variant>
        <vt:i4>5</vt:i4>
      </vt:variant>
      <vt:variant>
        <vt:lpwstr/>
      </vt:variant>
      <vt:variant>
        <vt:lpwstr>_Toc214014945</vt:lpwstr>
      </vt:variant>
      <vt:variant>
        <vt:i4>1441854</vt:i4>
      </vt:variant>
      <vt:variant>
        <vt:i4>1042</vt:i4>
      </vt:variant>
      <vt:variant>
        <vt:i4>0</vt:i4>
      </vt:variant>
      <vt:variant>
        <vt:i4>5</vt:i4>
      </vt:variant>
      <vt:variant>
        <vt:lpwstr/>
      </vt:variant>
      <vt:variant>
        <vt:lpwstr>_Toc214014944</vt:lpwstr>
      </vt:variant>
      <vt:variant>
        <vt:i4>1441854</vt:i4>
      </vt:variant>
      <vt:variant>
        <vt:i4>1036</vt:i4>
      </vt:variant>
      <vt:variant>
        <vt:i4>0</vt:i4>
      </vt:variant>
      <vt:variant>
        <vt:i4>5</vt:i4>
      </vt:variant>
      <vt:variant>
        <vt:lpwstr/>
      </vt:variant>
      <vt:variant>
        <vt:lpwstr>_Toc214014943</vt:lpwstr>
      </vt:variant>
      <vt:variant>
        <vt:i4>1441854</vt:i4>
      </vt:variant>
      <vt:variant>
        <vt:i4>1030</vt:i4>
      </vt:variant>
      <vt:variant>
        <vt:i4>0</vt:i4>
      </vt:variant>
      <vt:variant>
        <vt:i4>5</vt:i4>
      </vt:variant>
      <vt:variant>
        <vt:lpwstr/>
      </vt:variant>
      <vt:variant>
        <vt:lpwstr>_Toc214014942</vt:lpwstr>
      </vt:variant>
      <vt:variant>
        <vt:i4>1441854</vt:i4>
      </vt:variant>
      <vt:variant>
        <vt:i4>1024</vt:i4>
      </vt:variant>
      <vt:variant>
        <vt:i4>0</vt:i4>
      </vt:variant>
      <vt:variant>
        <vt:i4>5</vt:i4>
      </vt:variant>
      <vt:variant>
        <vt:lpwstr/>
      </vt:variant>
      <vt:variant>
        <vt:lpwstr>_Toc214014941</vt:lpwstr>
      </vt:variant>
      <vt:variant>
        <vt:i4>1441854</vt:i4>
      </vt:variant>
      <vt:variant>
        <vt:i4>1018</vt:i4>
      </vt:variant>
      <vt:variant>
        <vt:i4>0</vt:i4>
      </vt:variant>
      <vt:variant>
        <vt:i4>5</vt:i4>
      </vt:variant>
      <vt:variant>
        <vt:lpwstr/>
      </vt:variant>
      <vt:variant>
        <vt:lpwstr>_Toc214014940</vt:lpwstr>
      </vt:variant>
      <vt:variant>
        <vt:i4>1114174</vt:i4>
      </vt:variant>
      <vt:variant>
        <vt:i4>1012</vt:i4>
      </vt:variant>
      <vt:variant>
        <vt:i4>0</vt:i4>
      </vt:variant>
      <vt:variant>
        <vt:i4>5</vt:i4>
      </vt:variant>
      <vt:variant>
        <vt:lpwstr/>
      </vt:variant>
      <vt:variant>
        <vt:lpwstr>_Toc214014939</vt:lpwstr>
      </vt:variant>
      <vt:variant>
        <vt:i4>1114174</vt:i4>
      </vt:variant>
      <vt:variant>
        <vt:i4>1006</vt:i4>
      </vt:variant>
      <vt:variant>
        <vt:i4>0</vt:i4>
      </vt:variant>
      <vt:variant>
        <vt:i4>5</vt:i4>
      </vt:variant>
      <vt:variant>
        <vt:lpwstr/>
      </vt:variant>
      <vt:variant>
        <vt:lpwstr>_Toc214014938</vt:lpwstr>
      </vt:variant>
      <vt:variant>
        <vt:i4>1114174</vt:i4>
      </vt:variant>
      <vt:variant>
        <vt:i4>997</vt:i4>
      </vt:variant>
      <vt:variant>
        <vt:i4>0</vt:i4>
      </vt:variant>
      <vt:variant>
        <vt:i4>5</vt:i4>
      </vt:variant>
      <vt:variant>
        <vt:lpwstr/>
      </vt:variant>
      <vt:variant>
        <vt:lpwstr>_Toc214014937</vt:lpwstr>
      </vt:variant>
      <vt:variant>
        <vt:i4>1114174</vt:i4>
      </vt:variant>
      <vt:variant>
        <vt:i4>991</vt:i4>
      </vt:variant>
      <vt:variant>
        <vt:i4>0</vt:i4>
      </vt:variant>
      <vt:variant>
        <vt:i4>5</vt:i4>
      </vt:variant>
      <vt:variant>
        <vt:lpwstr/>
      </vt:variant>
      <vt:variant>
        <vt:lpwstr>_Toc214014936</vt:lpwstr>
      </vt:variant>
      <vt:variant>
        <vt:i4>1114174</vt:i4>
      </vt:variant>
      <vt:variant>
        <vt:i4>985</vt:i4>
      </vt:variant>
      <vt:variant>
        <vt:i4>0</vt:i4>
      </vt:variant>
      <vt:variant>
        <vt:i4>5</vt:i4>
      </vt:variant>
      <vt:variant>
        <vt:lpwstr/>
      </vt:variant>
      <vt:variant>
        <vt:lpwstr>_Toc214014935</vt:lpwstr>
      </vt:variant>
      <vt:variant>
        <vt:i4>1114174</vt:i4>
      </vt:variant>
      <vt:variant>
        <vt:i4>979</vt:i4>
      </vt:variant>
      <vt:variant>
        <vt:i4>0</vt:i4>
      </vt:variant>
      <vt:variant>
        <vt:i4>5</vt:i4>
      </vt:variant>
      <vt:variant>
        <vt:lpwstr/>
      </vt:variant>
      <vt:variant>
        <vt:lpwstr>_Toc214014934</vt:lpwstr>
      </vt:variant>
      <vt:variant>
        <vt:i4>1114174</vt:i4>
      </vt:variant>
      <vt:variant>
        <vt:i4>973</vt:i4>
      </vt:variant>
      <vt:variant>
        <vt:i4>0</vt:i4>
      </vt:variant>
      <vt:variant>
        <vt:i4>5</vt:i4>
      </vt:variant>
      <vt:variant>
        <vt:lpwstr/>
      </vt:variant>
      <vt:variant>
        <vt:lpwstr>_Toc214014933</vt:lpwstr>
      </vt:variant>
      <vt:variant>
        <vt:i4>1114174</vt:i4>
      </vt:variant>
      <vt:variant>
        <vt:i4>967</vt:i4>
      </vt:variant>
      <vt:variant>
        <vt:i4>0</vt:i4>
      </vt:variant>
      <vt:variant>
        <vt:i4>5</vt:i4>
      </vt:variant>
      <vt:variant>
        <vt:lpwstr/>
      </vt:variant>
      <vt:variant>
        <vt:lpwstr>_Toc214014932</vt:lpwstr>
      </vt:variant>
      <vt:variant>
        <vt:i4>1114174</vt:i4>
      </vt:variant>
      <vt:variant>
        <vt:i4>961</vt:i4>
      </vt:variant>
      <vt:variant>
        <vt:i4>0</vt:i4>
      </vt:variant>
      <vt:variant>
        <vt:i4>5</vt:i4>
      </vt:variant>
      <vt:variant>
        <vt:lpwstr/>
      </vt:variant>
      <vt:variant>
        <vt:lpwstr>_Toc214014931</vt:lpwstr>
      </vt:variant>
      <vt:variant>
        <vt:i4>1114174</vt:i4>
      </vt:variant>
      <vt:variant>
        <vt:i4>955</vt:i4>
      </vt:variant>
      <vt:variant>
        <vt:i4>0</vt:i4>
      </vt:variant>
      <vt:variant>
        <vt:i4>5</vt:i4>
      </vt:variant>
      <vt:variant>
        <vt:lpwstr/>
      </vt:variant>
      <vt:variant>
        <vt:lpwstr>_Toc214014930</vt:lpwstr>
      </vt:variant>
      <vt:variant>
        <vt:i4>1048638</vt:i4>
      </vt:variant>
      <vt:variant>
        <vt:i4>949</vt:i4>
      </vt:variant>
      <vt:variant>
        <vt:i4>0</vt:i4>
      </vt:variant>
      <vt:variant>
        <vt:i4>5</vt:i4>
      </vt:variant>
      <vt:variant>
        <vt:lpwstr/>
      </vt:variant>
      <vt:variant>
        <vt:lpwstr>_Toc214014929</vt:lpwstr>
      </vt:variant>
      <vt:variant>
        <vt:i4>1048638</vt:i4>
      </vt:variant>
      <vt:variant>
        <vt:i4>943</vt:i4>
      </vt:variant>
      <vt:variant>
        <vt:i4>0</vt:i4>
      </vt:variant>
      <vt:variant>
        <vt:i4>5</vt:i4>
      </vt:variant>
      <vt:variant>
        <vt:lpwstr/>
      </vt:variant>
      <vt:variant>
        <vt:lpwstr>_Toc214014928</vt:lpwstr>
      </vt:variant>
      <vt:variant>
        <vt:i4>1048638</vt:i4>
      </vt:variant>
      <vt:variant>
        <vt:i4>937</vt:i4>
      </vt:variant>
      <vt:variant>
        <vt:i4>0</vt:i4>
      </vt:variant>
      <vt:variant>
        <vt:i4>5</vt:i4>
      </vt:variant>
      <vt:variant>
        <vt:lpwstr/>
      </vt:variant>
      <vt:variant>
        <vt:lpwstr>_Toc214014927</vt:lpwstr>
      </vt:variant>
      <vt:variant>
        <vt:i4>1048638</vt:i4>
      </vt:variant>
      <vt:variant>
        <vt:i4>931</vt:i4>
      </vt:variant>
      <vt:variant>
        <vt:i4>0</vt:i4>
      </vt:variant>
      <vt:variant>
        <vt:i4>5</vt:i4>
      </vt:variant>
      <vt:variant>
        <vt:lpwstr/>
      </vt:variant>
      <vt:variant>
        <vt:lpwstr>_Toc214014926</vt:lpwstr>
      </vt:variant>
      <vt:variant>
        <vt:i4>1048638</vt:i4>
      </vt:variant>
      <vt:variant>
        <vt:i4>925</vt:i4>
      </vt:variant>
      <vt:variant>
        <vt:i4>0</vt:i4>
      </vt:variant>
      <vt:variant>
        <vt:i4>5</vt:i4>
      </vt:variant>
      <vt:variant>
        <vt:lpwstr/>
      </vt:variant>
      <vt:variant>
        <vt:lpwstr>_Toc214014925</vt:lpwstr>
      </vt:variant>
      <vt:variant>
        <vt:i4>1048638</vt:i4>
      </vt:variant>
      <vt:variant>
        <vt:i4>919</vt:i4>
      </vt:variant>
      <vt:variant>
        <vt:i4>0</vt:i4>
      </vt:variant>
      <vt:variant>
        <vt:i4>5</vt:i4>
      </vt:variant>
      <vt:variant>
        <vt:lpwstr/>
      </vt:variant>
      <vt:variant>
        <vt:lpwstr>_Toc214014924</vt:lpwstr>
      </vt:variant>
      <vt:variant>
        <vt:i4>1048638</vt:i4>
      </vt:variant>
      <vt:variant>
        <vt:i4>913</vt:i4>
      </vt:variant>
      <vt:variant>
        <vt:i4>0</vt:i4>
      </vt:variant>
      <vt:variant>
        <vt:i4>5</vt:i4>
      </vt:variant>
      <vt:variant>
        <vt:lpwstr/>
      </vt:variant>
      <vt:variant>
        <vt:lpwstr>_Toc214014923</vt:lpwstr>
      </vt:variant>
      <vt:variant>
        <vt:i4>1048638</vt:i4>
      </vt:variant>
      <vt:variant>
        <vt:i4>907</vt:i4>
      </vt:variant>
      <vt:variant>
        <vt:i4>0</vt:i4>
      </vt:variant>
      <vt:variant>
        <vt:i4>5</vt:i4>
      </vt:variant>
      <vt:variant>
        <vt:lpwstr/>
      </vt:variant>
      <vt:variant>
        <vt:lpwstr>_Toc214014922</vt:lpwstr>
      </vt:variant>
      <vt:variant>
        <vt:i4>1048638</vt:i4>
      </vt:variant>
      <vt:variant>
        <vt:i4>901</vt:i4>
      </vt:variant>
      <vt:variant>
        <vt:i4>0</vt:i4>
      </vt:variant>
      <vt:variant>
        <vt:i4>5</vt:i4>
      </vt:variant>
      <vt:variant>
        <vt:lpwstr/>
      </vt:variant>
      <vt:variant>
        <vt:lpwstr>_Toc214014921</vt:lpwstr>
      </vt:variant>
      <vt:variant>
        <vt:i4>1048638</vt:i4>
      </vt:variant>
      <vt:variant>
        <vt:i4>895</vt:i4>
      </vt:variant>
      <vt:variant>
        <vt:i4>0</vt:i4>
      </vt:variant>
      <vt:variant>
        <vt:i4>5</vt:i4>
      </vt:variant>
      <vt:variant>
        <vt:lpwstr/>
      </vt:variant>
      <vt:variant>
        <vt:lpwstr>_Toc214014920</vt:lpwstr>
      </vt:variant>
      <vt:variant>
        <vt:i4>1245246</vt:i4>
      </vt:variant>
      <vt:variant>
        <vt:i4>889</vt:i4>
      </vt:variant>
      <vt:variant>
        <vt:i4>0</vt:i4>
      </vt:variant>
      <vt:variant>
        <vt:i4>5</vt:i4>
      </vt:variant>
      <vt:variant>
        <vt:lpwstr/>
      </vt:variant>
      <vt:variant>
        <vt:lpwstr>_Toc214014919</vt:lpwstr>
      </vt:variant>
      <vt:variant>
        <vt:i4>1245246</vt:i4>
      </vt:variant>
      <vt:variant>
        <vt:i4>883</vt:i4>
      </vt:variant>
      <vt:variant>
        <vt:i4>0</vt:i4>
      </vt:variant>
      <vt:variant>
        <vt:i4>5</vt:i4>
      </vt:variant>
      <vt:variant>
        <vt:lpwstr/>
      </vt:variant>
      <vt:variant>
        <vt:lpwstr>_Toc214014918</vt:lpwstr>
      </vt:variant>
      <vt:variant>
        <vt:i4>1245246</vt:i4>
      </vt:variant>
      <vt:variant>
        <vt:i4>877</vt:i4>
      </vt:variant>
      <vt:variant>
        <vt:i4>0</vt:i4>
      </vt:variant>
      <vt:variant>
        <vt:i4>5</vt:i4>
      </vt:variant>
      <vt:variant>
        <vt:lpwstr/>
      </vt:variant>
      <vt:variant>
        <vt:lpwstr>_Toc214014917</vt:lpwstr>
      </vt:variant>
      <vt:variant>
        <vt:i4>1245246</vt:i4>
      </vt:variant>
      <vt:variant>
        <vt:i4>871</vt:i4>
      </vt:variant>
      <vt:variant>
        <vt:i4>0</vt:i4>
      </vt:variant>
      <vt:variant>
        <vt:i4>5</vt:i4>
      </vt:variant>
      <vt:variant>
        <vt:lpwstr/>
      </vt:variant>
      <vt:variant>
        <vt:lpwstr>_Toc214014916</vt:lpwstr>
      </vt:variant>
      <vt:variant>
        <vt:i4>1245246</vt:i4>
      </vt:variant>
      <vt:variant>
        <vt:i4>865</vt:i4>
      </vt:variant>
      <vt:variant>
        <vt:i4>0</vt:i4>
      </vt:variant>
      <vt:variant>
        <vt:i4>5</vt:i4>
      </vt:variant>
      <vt:variant>
        <vt:lpwstr/>
      </vt:variant>
      <vt:variant>
        <vt:lpwstr>_Toc214014915</vt:lpwstr>
      </vt:variant>
      <vt:variant>
        <vt:i4>1245246</vt:i4>
      </vt:variant>
      <vt:variant>
        <vt:i4>859</vt:i4>
      </vt:variant>
      <vt:variant>
        <vt:i4>0</vt:i4>
      </vt:variant>
      <vt:variant>
        <vt:i4>5</vt:i4>
      </vt:variant>
      <vt:variant>
        <vt:lpwstr/>
      </vt:variant>
      <vt:variant>
        <vt:lpwstr>_Toc214014914</vt:lpwstr>
      </vt:variant>
      <vt:variant>
        <vt:i4>1245246</vt:i4>
      </vt:variant>
      <vt:variant>
        <vt:i4>853</vt:i4>
      </vt:variant>
      <vt:variant>
        <vt:i4>0</vt:i4>
      </vt:variant>
      <vt:variant>
        <vt:i4>5</vt:i4>
      </vt:variant>
      <vt:variant>
        <vt:lpwstr/>
      </vt:variant>
      <vt:variant>
        <vt:lpwstr>_Toc214014913</vt:lpwstr>
      </vt:variant>
      <vt:variant>
        <vt:i4>1245246</vt:i4>
      </vt:variant>
      <vt:variant>
        <vt:i4>847</vt:i4>
      </vt:variant>
      <vt:variant>
        <vt:i4>0</vt:i4>
      </vt:variant>
      <vt:variant>
        <vt:i4>5</vt:i4>
      </vt:variant>
      <vt:variant>
        <vt:lpwstr/>
      </vt:variant>
      <vt:variant>
        <vt:lpwstr>_Toc214014912</vt:lpwstr>
      </vt:variant>
      <vt:variant>
        <vt:i4>1245246</vt:i4>
      </vt:variant>
      <vt:variant>
        <vt:i4>841</vt:i4>
      </vt:variant>
      <vt:variant>
        <vt:i4>0</vt:i4>
      </vt:variant>
      <vt:variant>
        <vt:i4>5</vt:i4>
      </vt:variant>
      <vt:variant>
        <vt:lpwstr/>
      </vt:variant>
      <vt:variant>
        <vt:lpwstr>_Toc214014911</vt:lpwstr>
      </vt:variant>
      <vt:variant>
        <vt:i4>1245246</vt:i4>
      </vt:variant>
      <vt:variant>
        <vt:i4>835</vt:i4>
      </vt:variant>
      <vt:variant>
        <vt:i4>0</vt:i4>
      </vt:variant>
      <vt:variant>
        <vt:i4>5</vt:i4>
      </vt:variant>
      <vt:variant>
        <vt:lpwstr/>
      </vt:variant>
      <vt:variant>
        <vt:lpwstr>_Toc214014910</vt:lpwstr>
      </vt:variant>
      <vt:variant>
        <vt:i4>1179710</vt:i4>
      </vt:variant>
      <vt:variant>
        <vt:i4>829</vt:i4>
      </vt:variant>
      <vt:variant>
        <vt:i4>0</vt:i4>
      </vt:variant>
      <vt:variant>
        <vt:i4>5</vt:i4>
      </vt:variant>
      <vt:variant>
        <vt:lpwstr/>
      </vt:variant>
      <vt:variant>
        <vt:lpwstr>_Toc214014909</vt:lpwstr>
      </vt:variant>
      <vt:variant>
        <vt:i4>1179710</vt:i4>
      </vt:variant>
      <vt:variant>
        <vt:i4>823</vt:i4>
      </vt:variant>
      <vt:variant>
        <vt:i4>0</vt:i4>
      </vt:variant>
      <vt:variant>
        <vt:i4>5</vt:i4>
      </vt:variant>
      <vt:variant>
        <vt:lpwstr/>
      </vt:variant>
      <vt:variant>
        <vt:lpwstr>_Toc214014908</vt:lpwstr>
      </vt:variant>
      <vt:variant>
        <vt:i4>1179710</vt:i4>
      </vt:variant>
      <vt:variant>
        <vt:i4>817</vt:i4>
      </vt:variant>
      <vt:variant>
        <vt:i4>0</vt:i4>
      </vt:variant>
      <vt:variant>
        <vt:i4>5</vt:i4>
      </vt:variant>
      <vt:variant>
        <vt:lpwstr/>
      </vt:variant>
      <vt:variant>
        <vt:lpwstr>_Toc214014907</vt:lpwstr>
      </vt:variant>
      <vt:variant>
        <vt:i4>1179710</vt:i4>
      </vt:variant>
      <vt:variant>
        <vt:i4>811</vt:i4>
      </vt:variant>
      <vt:variant>
        <vt:i4>0</vt:i4>
      </vt:variant>
      <vt:variant>
        <vt:i4>5</vt:i4>
      </vt:variant>
      <vt:variant>
        <vt:lpwstr/>
      </vt:variant>
      <vt:variant>
        <vt:lpwstr>_Toc214014906</vt:lpwstr>
      </vt:variant>
      <vt:variant>
        <vt:i4>1179710</vt:i4>
      </vt:variant>
      <vt:variant>
        <vt:i4>805</vt:i4>
      </vt:variant>
      <vt:variant>
        <vt:i4>0</vt:i4>
      </vt:variant>
      <vt:variant>
        <vt:i4>5</vt:i4>
      </vt:variant>
      <vt:variant>
        <vt:lpwstr/>
      </vt:variant>
      <vt:variant>
        <vt:lpwstr>_Toc214014905</vt:lpwstr>
      </vt:variant>
      <vt:variant>
        <vt:i4>1179710</vt:i4>
      </vt:variant>
      <vt:variant>
        <vt:i4>799</vt:i4>
      </vt:variant>
      <vt:variant>
        <vt:i4>0</vt:i4>
      </vt:variant>
      <vt:variant>
        <vt:i4>5</vt:i4>
      </vt:variant>
      <vt:variant>
        <vt:lpwstr/>
      </vt:variant>
      <vt:variant>
        <vt:lpwstr>_Toc214014904</vt:lpwstr>
      </vt:variant>
      <vt:variant>
        <vt:i4>1179710</vt:i4>
      </vt:variant>
      <vt:variant>
        <vt:i4>793</vt:i4>
      </vt:variant>
      <vt:variant>
        <vt:i4>0</vt:i4>
      </vt:variant>
      <vt:variant>
        <vt:i4>5</vt:i4>
      </vt:variant>
      <vt:variant>
        <vt:lpwstr/>
      </vt:variant>
      <vt:variant>
        <vt:lpwstr>_Toc214014903</vt:lpwstr>
      </vt:variant>
      <vt:variant>
        <vt:i4>1179710</vt:i4>
      </vt:variant>
      <vt:variant>
        <vt:i4>787</vt:i4>
      </vt:variant>
      <vt:variant>
        <vt:i4>0</vt:i4>
      </vt:variant>
      <vt:variant>
        <vt:i4>5</vt:i4>
      </vt:variant>
      <vt:variant>
        <vt:lpwstr/>
      </vt:variant>
      <vt:variant>
        <vt:lpwstr>_Toc214014902</vt:lpwstr>
      </vt:variant>
      <vt:variant>
        <vt:i4>1179710</vt:i4>
      </vt:variant>
      <vt:variant>
        <vt:i4>781</vt:i4>
      </vt:variant>
      <vt:variant>
        <vt:i4>0</vt:i4>
      </vt:variant>
      <vt:variant>
        <vt:i4>5</vt:i4>
      </vt:variant>
      <vt:variant>
        <vt:lpwstr/>
      </vt:variant>
      <vt:variant>
        <vt:lpwstr>_Toc214014901</vt:lpwstr>
      </vt:variant>
      <vt:variant>
        <vt:i4>1179710</vt:i4>
      </vt:variant>
      <vt:variant>
        <vt:i4>775</vt:i4>
      </vt:variant>
      <vt:variant>
        <vt:i4>0</vt:i4>
      </vt:variant>
      <vt:variant>
        <vt:i4>5</vt:i4>
      </vt:variant>
      <vt:variant>
        <vt:lpwstr/>
      </vt:variant>
      <vt:variant>
        <vt:lpwstr>_Toc214014900</vt:lpwstr>
      </vt:variant>
      <vt:variant>
        <vt:i4>1769535</vt:i4>
      </vt:variant>
      <vt:variant>
        <vt:i4>769</vt:i4>
      </vt:variant>
      <vt:variant>
        <vt:i4>0</vt:i4>
      </vt:variant>
      <vt:variant>
        <vt:i4>5</vt:i4>
      </vt:variant>
      <vt:variant>
        <vt:lpwstr/>
      </vt:variant>
      <vt:variant>
        <vt:lpwstr>_Toc214014899</vt:lpwstr>
      </vt:variant>
      <vt:variant>
        <vt:i4>1769535</vt:i4>
      </vt:variant>
      <vt:variant>
        <vt:i4>763</vt:i4>
      </vt:variant>
      <vt:variant>
        <vt:i4>0</vt:i4>
      </vt:variant>
      <vt:variant>
        <vt:i4>5</vt:i4>
      </vt:variant>
      <vt:variant>
        <vt:lpwstr/>
      </vt:variant>
      <vt:variant>
        <vt:lpwstr>_Toc214014898</vt:lpwstr>
      </vt:variant>
      <vt:variant>
        <vt:i4>1769535</vt:i4>
      </vt:variant>
      <vt:variant>
        <vt:i4>757</vt:i4>
      </vt:variant>
      <vt:variant>
        <vt:i4>0</vt:i4>
      </vt:variant>
      <vt:variant>
        <vt:i4>5</vt:i4>
      </vt:variant>
      <vt:variant>
        <vt:lpwstr/>
      </vt:variant>
      <vt:variant>
        <vt:lpwstr>_Toc214014897</vt:lpwstr>
      </vt:variant>
      <vt:variant>
        <vt:i4>1769535</vt:i4>
      </vt:variant>
      <vt:variant>
        <vt:i4>751</vt:i4>
      </vt:variant>
      <vt:variant>
        <vt:i4>0</vt:i4>
      </vt:variant>
      <vt:variant>
        <vt:i4>5</vt:i4>
      </vt:variant>
      <vt:variant>
        <vt:lpwstr/>
      </vt:variant>
      <vt:variant>
        <vt:lpwstr>_Toc214014896</vt:lpwstr>
      </vt:variant>
      <vt:variant>
        <vt:i4>1769535</vt:i4>
      </vt:variant>
      <vt:variant>
        <vt:i4>745</vt:i4>
      </vt:variant>
      <vt:variant>
        <vt:i4>0</vt:i4>
      </vt:variant>
      <vt:variant>
        <vt:i4>5</vt:i4>
      </vt:variant>
      <vt:variant>
        <vt:lpwstr/>
      </vt:variant>
      <vt:variant>
        <vt:lpwstr>_Toc214014895</vt:lpwstr>
      </vt:variant>
      <vt:variant>
        <vt:i4>1769535</vt:i4>
      </vt:variant>
      <vt:variant>
        <vt:i4>739</vt:i4>
      </vt:variant>
      <vt:variant>
        <vt:i4>0</vt:i4>
      </vt:variant>
      <vt:variant>
        <vt:i4>5</vt:i4>
      </vt:variant>
      <vt:variant>
        <vt:lpwstr/>
      </vt:variant>
      <vt:variant>
        <vt:lpwstr>_Toc214014894</vt:lpwstr>
      </vt:variant>
      <vt:variant>
        <vt:i4>1769535</vt:i4>
      </vt:variant>
      <vt:variant>
        <vt:i4>733</vt:i4>
      </vt:variant>
      <vt:variant>
        <vt:i4>0</vt:i4>
      </vt:variant>
      <vt:variant>
        <vt:i4>5</vt:i4>
      </vt:variant>
      <vt:variant>
        <vt:lpwstr/>
      </vt:variant>
      <vt:variant>
        <vt:lpwstr>_Toc214014893</vt:lpwstr>
      </vt:variant>
      <vt:variant>
        <vt:i4>1769535</vt:i4>
      </vt:variant>
      <vt:variant>
        <vt:i4>727</vt:i4>
      </vt:variant>
      <vt:variant>
        <vt:i4>0</vt:i4>
      </vt:variant>
      <vt:variant>
        <vt:i4>5</vt:i4>
      </vt:variant>
      <vt:variant>
        <vt:lpwstr/>
      </vt:variant>
      <vt:variant>
        <vt:lpwstr>_Toc214014892</vt:lpwstr>
      </vt:variant>
      <vt:variant>
        <vt:i4>1769535</vt:i4>
      </vt:variant>
      <vt:variant>
        <vt:i4>721</vt:i4>
      </vt:variant>
      <vt:variant>
        <vt:i4>0</vt:i4>
      </vt:variant>
      <vt:variant>
        <vt:i4>5</vt:i4>
      </vt:variant>
      <vt:variant>
        <vt:lpwstr/>
      </vt:variant>
      <vt:variant>
        <vt:lpwstr>_Toc214014891</vt:lpwstr>
      </vt:variant>
      <vt:variant>
        <vt:i4>1769535</vt:i4>
      </vt:variant>
      <vt:variant>
        <vt:i4>715</vt:i4>
      </vt:variant>
      <vt:variant>
        <vt:i4>0</vt:i4>
      </vt:variant>
      <vt:variant>
        <vt:i4>5</vt:i4>
      </vt:variant>
      <vt:variant>
        <vt:lpwstr/>
      </vt:variant>
      <vt:variant>
        <vt:lpwstr>_Toc214014890</vt:lpwstr>
      </vt:variant>
      <vt:variant>
        <vt:i4>1703999</vt:i4>
      </vt:variant>
      <vt:variant>
        <vt:i4>709</vt:i4>
      </vt:variant>
      <vt:variant>
        <vt:i4>0</vt:i4>
      </vt:variant>
      <vt:variant>
        <vt:i4>5</vt:i4>
      </vt:variant>
      <vt:variant>
        <vt:lpwstr/>
      </vt:variant>
      <vt:variant>
        <vt:lpwstr>_Toc214014889</vt:lpwstr>
      </vt:variant>
      <vt:variant>
        <vt:i4>1703999</vt:i4>
      </vt:variant>
      <vt:variant>
        <vt:i4>703</vt:i4>
      </vt:variant>
      <vt:variant>
        <vt:i4>0</vt:i4>
      </vt:variant>
      <vt:variant>
        <vt:i4>5</vt:i4>
      </vt:variant>
      <vt:variant>
        <vt:lpwstr/>
      </vt:variant>
      <vt:variant>
        <vt:lpwstr>_Toc214014888</vt:lpwstr>
      </vt:variant>
      <vt:variant>
        <vt:i4>1703999</vt:i4>
      </vt:variant>
      <vt:variant>
        <vt:i4>697</vt:i4>
      </vt:variant>
      <vt:variant>
        <vt:i4>0</vt:i4>
      </vt:variant>
      <vt:variant>
        <vt:i4>5</vt:i4>
      </vt:variant>
      <vt:variant>
        <vt:lpwstr/>
      </vt:variant>
      <vt:variant>
        <vt:lpwstr>_Toc214014887</vt:lpwstr>
      </vt:variant>
      <vt:variant>
        <vt:i4>1703999</vt:i4>
      </vt:variant>
      <vt:variant>
        <vt:i4>691</vt:i4>
      </vt:variant>
      <vt:variant>
        <vt:i4>0</vt:i4>
      </vt:variant>
      <vt:variant>
        <vt:i4>5</vt:i4>
      </vt:variant>
      <vt:variant>
        <vt:lpwstr/>
      </vt:variant>
      <vt:variant>
        <vt:lpwstr>_Toc214014886</vt:lpwstr>
      </vt:variant>
      <vt:variant>
        <vt:i4>1703999</vt:i4>
      </vt:variant>
      <vt:variant>
        <vt:i4>685</vt:i4>
      </vt:variant>
      <vt:variant>
        <vt:i4>0</vt:i4>
      </vt:variant>
      <vt:variant>
        <vt:i4>5</vt:i4>
      </vt:variant>
      <vt:variant>
        <vt:lpwstr/>
      </vt:variant>
      <vt:variant>
        <vt:lpwstr>_Toc214014885</vt:lpwstr>
      </vt:variant>
      <vt:variant>
        <vt:i4>1703999</vt:i4>
      </vt:variant>
      <vt:variant>
        <vt:i4>679</vt:i4>
      </vt:variant>
      <vt:variant>
        <vt:i4>0</vt:i4>
      </vt:variant>
      <vt:variant>
        <vt:i4>5</vt:i4>
      </vt:variant>
      <vt:variant>
        <vt:lpwstr/>
      </vt:variant>
      <vt:variant>
        <vt:lpwstr>_Toc214014884</vt:lpwstr>
      </vt:variant>
      <vt:variant>
        <vt:i4>1703999</vt:i4>
      </vt:variant>
      <vt:variant>
        <vt:i4>673</vt:i4>
      </vt:variant>
      <vt:variant>
        <vt:i4>0</vt:i4>
      </vt:variant>
      <vt:variant>
        <vt:i4>5</vt:i4>
      </vt:variant>
      <vt:variant>
        <vt:lpwstr/>
      </vt:variant>
      <vt:variant>
        <vt:lpwstr>_Toc214014883</vt:lpwstr>
      </vt:variant>
      <vt:variant>
        <vt:i4>1703999</vt:i4>
      </vt:variant>
      <vt:variant>
        <vt:i4>667</vt:i4>
      </vt:variant>
      <vt:variant>
        <vt:i4>0</vt:i4>
      </vt:variant>
      <vt:variant>
        <vt:i4>5</vt:i4>
      </vt:variant>
      <vt:variant>
        <vt:lpwstr/>
      </vt:variant>
      <vt:variant>
        <vt:lpwstr>_Toc214014882</vt:lpwstr>
      </vt:variant>
      <vt:variant>
        <vt:i4>1703999</vt:i4>
      </vt:variant>
      <vt:variant>
        <vt:i4>661</vt:i4>
      </vt:variant>
      <vt:variant>
        <vt:i4>0</vt:i4>
      </vt:variant>
      <vt:variant>
        <vt:i4>5</vt:i4>
      </vt:variant>
      <vt:variant>
        <vt:lpwstr/>
      </vt:variant>
      <vt:variant>
        <vt:lpwstr>_Toc214014881</vt:lpwstr>
      </vt:variant>
      <vt:variant>
        <vt:i4>1703999</vt:i4>
      </vt:variant>
      <vt:variant>
        <vt:i4>655</vt:i4>
      </vt:variant>
      <vt:variant>
        <vt:i4>0</vt:i4>
      </vt:variant>
      <vt:variant>
        <vt:i4>5</vt:i4>
      </vt:variant>
      <vt:variant>
        <vt:lpwstr/>
      </vt:variant>
      <vt:variant>
        <vt:lpwstr>_Toc214014880</vt:lpwstr>
      </vt:variant>
      <vt:variant>
        <vt:i4>1376319</vt:i4>
      </vt:variant>
      <vt:variant>
        <vt:i4>649</vt:i4>
      </vt:variant>
      <vt:variant>
        <vt:i4>0</vt:i4>
      </vt:variant>
      <vt:variant>
        <vt:i4>5</vt:i4>
      </vt:variant>
      <vt:variant>
        <vt:lpwstr/>
      </vt:variant>
      <vt:variant>
        <vt:lpwstr>_Toc214014879</vt:lpwstr>
      </vt:variant>
      <vt:variant>
        <vt:i4>1376319</vt:i4>
      </vt:variant>
      <vt:variant>
        <vt:i4>643</vt:i4>
      </vt:variant>
      <vt:variant>
        <vt:i4>0</vt:i4>
      </vt:variant>
      <vt:variant>
        <vt:i4>5</vt:i4>
      </vt:variant>
      <vt:variant>
        <vt:lpwstr/>
      </vt:variant>
      <vt:variant>
        <vt:lpwstr>_Toc214014878</vt:lpwstr>
      </vt:variant>
      <vt:variant>
        <vt:i4>1376319</vt:i4>
      </vt:variant>
      <vt:variant>
        <vt:i4>637</vt:i4>
      </vt:variant>
      <vt:variant>
        <vt:i4>0</vt:i4>
      </vt:variant>
      <vt:variant>
        <vt:i4>5</vt:i4>
      </vt:variant>
      <vt:variant>
        <vt:lpwstr/>
      </vt:variant>
      <vt:variant>
        <vt:lpwstr>_Toc214014877</vt:lpwstr>
      </vt:variant>
      <vt:variant>
        <vt:i4>1376319</vt:i4>
      </vt:variant>
      <vt:variant>
        <vt:i4>631</vt:i4>
      </vt:variant>
      <vt:variant>
        <vt:i4>0</vt:i4>
      </vt:variant>
      <vt:variant>
        <vt:i4>5</vt:i4>
      </vt:variant>
      <vt:variant>
        <vt:lpwstr/>
      </vt:variant>
      <vt:variant>
        <vt:lpwstr>_Toc214014876</vt:lpwstr>
      </vt:variant>
      <vt:variant>
        <vt:i4>1376319</vt:i4>
      </vt:variant>
      <vt:variant>
        <vt:i4>625</vt:i4>
      </vt:variant>
      <vt:variant>
        <vt:i4>0</vt:i4>
      </vt:variant>
      <vt:variant>
        <vt:i4>5</vt:i4>
      </vt:variant>
      <vt:variant>
        <vt:lpwstr/>
      </vt:variant>
      <vt:variant>
        <vt:lpwstr>_Toc214014875</vt:lpwstr>
      </vt:variant>
      <vt:variant>
        <vt:i4>1376319</vt:i4>
      </vt:variant>
      <vt:variant>
        <vt:i4>619</vt:i4>
      </vt:variant>
      <vt:variant>
        <vt:i4>0</vt:i4>
      </vt:variant>
      <vt:variant>
        <vt:i4>5</vt:i4>
      </vt:variant>
      <vt:variant>
        <vt:lpwstr/>
      </vt:variant>
      <vt:variant>
        <vt:lpwstr>_Toc214014874</vt:lpwstr>
      </vt:variant>
      <vt:variant>
        <vt:i4>1376319</vt:i4>
      </vt:variant>
      <vt:variant>
        <vt:i4>613</vt:i4>
      </vt:variant>
      <vt:variant>
        <vt:i4>0</vt:i4>
      </vt:variant>
      <vt:variant>
        <vt:i4>5</vt:i4>
      </vt:variant>
      <vt:variant>
        <vt:lpwstr/>
      </vt:variant>
      <vt:variant>
        <vt:lpwstr>_Toc214014873</vt:lpwstr>
      </vt:variant>
      <vt:variant>
        <vt:i4>1376319</vt:i4>
      </vt:variant>
      <vt:variant>
        <vt:i4>607</vt:i4>
      </vt:variant>
      <vt:variant>
        <vt:i4>0</vt:i4>
      </vt:variant>
      <vt:variant>
        <vt:i4>5</vt:i4>
      </vt:variant>
      <vt:variant>
        <vt:lpwstr/>
      </vt:variant>
      <vt:variant>
        <vt:lpwstr>_Toc214014872</vt:lpwstr>
      </vt:variant>
      <vt:variant>
        <vt:i4>1376319</vt:i4>
      </vt:variant>
      <vt:variant>
        <vt:i4>601</vt:i4>
      </vt:variant>
      <vt:variant>
        <vt:i4>0</vt:i4>
      </vt:variant>
      <vt:variant>
        <vt:i4>5</vt:i4>
      </vt:variant>
      <vt:variant>
        <vt:lpwstr/>
      </vt:variant>
      <vt:variant>
        <vt:lpwstr>_Toc214014871</vt:lpwstr>
      </vt:variant>
      <vt:variant>
        <vt:i4>1376319</vt:i4>
      </vt:variant>
      <vt:variant>
        <vt:i4>595</vt:i4>
      </vt:variant>
      <vt:variant>
        <vt:i4>0</vt:i4>
      </vt:variant>
      <vt:variant>
        <vt:i4>5</vt:i4>
      </vt:variant>
      <vt:variant>
        <vt:lpwstr/>
      </vt:variant>
      <vt:variant>
        <vt:lpwstr>_Toc214014870</vt:lpwstr>
      </vt:variant>
      <vt:variant>
        <vt:i4>1310783</vt:i4>
      </vt:variant>
      <vt:variant>
        <vt:i4>589</vt:i4>
      </vt:variant>
      <vt:variant>
        <vt:i4>0</vt:i4>
      </vt:variant>
      <vt:variant>
        <vt:i4>5</vt:i4>
      </vt:variant>
      <vt:variant>
        <vt:lpwstr/>
      </vt:variant>
      <vt:variant>
        <vt:lpwstr>_Toc214014869</vt:lpwstr>
      </vt:variant>
      <vt:variant>
        <vt:i4>1310783</vt:i4>
      </vt:variant>
      <vt:variant>
        <vt:i4>583</vt:i4>
      </vt:variant>
      <vt:variant>
        <vt:i4>0</vt:i4>
      </vt:variant>
      <vt:variant>
        <vt:i4>5</vt:i4>
      </vt:variant>
      <vt:variant>
        <vt:lpwstr/>
      </vt:variant>
      <vt:variant>
        <vt:lpwstr>_Toc214014868</vt:lpwstr>
      </vt:variant>
      <vt:variant>
        <vt:i4>1310783</vt:i4>
      </vt:variant>
      <vt:variant>
        <vt:i4>577</vt:i4>
      </vt:variant>
      <vt:variant>
        <vt:i4>0</vt:i4>
      </vt:variant>
      <vt:variant>
        <vt:i4>5</vt:i4>
      </vt:variant>
      <vt:variant>
        <vt:lpwstr/>
      </vt:variant>
      <vt:variant>
        <vt:lpwstr>_Toc214014867</vt:lpwstr>
      </vt:variant>
      <vt:variant>
        <vt:i4>1310783</vt:i4>
      </vt:variant>
      <vt:variant>
        <vt:i4>571</vt:i4>
      </vt:variant>
      <vt:variant>
        <vt:i4>0</vt:i4>
      </vt:variant>
      <vt:variant>
        <vt:i4>5</vt:i4>
      </vt:variant>
      <vt:variant>
        <vt:lpwstr/>
      </vt:variant>
      <vt:variant>
        <vt:lpwstr>_Toc214014866</vt:lpwstr>
      </vt:variant>
      <vt:variant>
        <vt:i4>1310783</vt:i4>
      </vt:variant>
      <vt:variant>
        <vt:i4>565</vt:i4>
      </vt:variant>
      <vt:variant>
        <vt:i4>0</vt:i4>
      </vt:variant>
      <vt:variant>
        <vt:i4>5</vt:i4>
      </vt:variant>
      <vt:variant>
        <vt:lpwstr/>
      </vt:variant>
      <vt:variant>
        <vt:lpwstr>_Toc214014865</vt:lpwstr>
      </vt:variant>
      <vt:variant>
        <vt:i4>1310783</vt:i4>
      </vt:variant>
      <vt:variant>
        <vt:i4>559</vt:i4>
      </vt:variant>
      <vt:variant>
        <vt:i4>0</vt:i4>
      </vt:variant>
      <vt:variant>
        <vt:i4>5</vt:i4>
      </vt:variant>
      <vt:variant>
        <vt:lpwstr/>
      </vt:variant>
      <vt:variant>
        <vt:lpwstr>_Toc214014864</vt:lpwstr>
      </vt:variant>
      <vt:variant>
        <vt:i4>1310783</vt:i4>
      </vt:variant>
      <vt:variant>
        <vt:i4>553</vt:i4>
      </vt:variant>
      <vt:variant>
        <vt:i4>0</vt:i4>
      </vt:variant>
      <vt:variant>
        <vt:i4>5</vt:i4>
      </vt:variant>
      <vt:variant>
        <vt:lpwstr/>
      </vt:variant>
      <vt:variant>
        <vt:lpwstr>_Toc214014863</vt:lpwstr>
      </vt:variant>
      <vt:variant>
        <vt:i4>1310783</vt:i4>
      </vt:variant>
      <vt:variant>
        <vt:i4>547</vt:i4>
      </vt:variant>
      <vt:variant>
        <vt:i4>0</vt:i4>
      </vt:variant>
      <vt:variant>
        <vt:i4>5</vt:i4>
      </vt:variant>
      <vt:variant>
        <vt:lpwstr/>
      </vt:variant>
      <vt:variant>
        <vt:lpwstr>_Toc214014862</vt:lpwstr>
      </vt:variant>
      <vt:variant>
        <vt:i4>1114163</vt:i4>
      </vt:variant>
      <vt:variant>
        <vt:i4>538</vt:i4>
      </vt:variant>
      <vt:variant>
        <vt:i4>0</vt:i4>
      </vt:variant>
      <vt:variant>
        <vt:i4>5</vt:i4>
      </vt:variant>
      <vt:variant>
        <vt:lpwstr/>
      </vt:variant>
      <vt:variant>
        <vt:lpwstr>_Toc213336126</vt:lpwstr>
      </vt:variant>
      <vt:variant>
        <vt:i4>1114163</vt:i4>
      </vt:variant>
      <vt:variant>
        <vt:i4>532</vt:i4>
      </vt:variant>
      <vt:variant>
        <vt:i4>0</vt:i4>
      </vt:variant>
      <vt:variant>
        <vt:i4>5</vt:i4>
      </vt:variant>
      <vt:variant>
        <vt:lpwstr/>
      </vt:variant>
      <vt:variant>
        <vt:lpwstr>_Toc213336125</vt:lpwstr>
      </vt:variant>
      <vt:variant>
        <vt:i4>1114163</vt:i4>
      </vt:variant>
      <vt:variant>
        <vt:i4>526</vt:i4>
      </vt:variant>
      <vt:variant>
        <vt:i4>0</vt:i4>
      </vt:variant>
      <vt:variant>
        <vt:i4>5</vt:i4>
      </vt:variant>
      <vt:variant>
        <vt:lpwstr/>
      </vt:variant>
      <vt:variant>
        <vt:lpwstr>_Toc213336124</vt:lpwstr>
      </vt:variant>
      <vt:variant>
        <vt:i4>1114163</vt:i4>
      </vt:variant>
      <vt:variant>
        <vt:i4>520</vt:i4>
      </vt:variant>
      <vt:variant>
        <vt:i4>0</vt:i4>
      </vt:variant>
      <vt:variant>
        <vt:i4>5</vt:i4>
      </vt:variant>
      <vt:variant>
        <vt:lpwstr/>
      </vt:variant>
      <vt:variant>
        <vt:lpwstr>_Toc213336123</vt:lpwstr>
      </vt:variant>
      <vt:variant>
        <vt:i4>1114163</vt:i4>
      </vt:variant>
      <vt:variant>
        <vt:i4>514</vt:i4>
      </vt:variant>
      <vt:variant>
        <vt:i4>0</vt:i4>
      </vt:variant>
      <vt:variant>
        <vt:i4>5</vt:i4>
      </vt:variant>
      <vt:variant>
        <vt:lpwstr/>
      </vt:variant>
      <vt:variant>
        <vt:lpwstr>_Toc213336122</vt:lpwstr>
      </vt:variant>
      <vt:variant>
        <vt:i4>1114163</vt:i4>
      </vt:variant>
      <vt:variant>
        <vt:i4>508</vt:i4>
      </vt:variant>
      <vt:variant>
        <vt:i4>0</vt:i4>
      </vt:variant>
      <vt:variant>
        <vt:i4>5</vt:i4>
      </vt:variant>
      <vt:variant>
        <vt:lpwstr/>
      </vt:variant>
      <vt:variant>
        <vt:lpwstr>_Toc213336121</vt:lpwstr>
      </vt:variant>
      <vt:variant>
        <vt:i4>1114163</vt:i4>
      </vt:variant>
      <vt:variant>
        <vt:i4>502</vt:i4>
      </vt:variant>
      <vt:variant>
        <vt:i4>0</vt:i4>
      </vt:variant>
      <vt:variant>
        <vt:i4>5</vt:i4>
      </vt:variant>
      <vt:variant>
        <vt:lpwstr/>
      </vt:variant>
      <vt:variant>
        <vt:lpwstr>_Toc213336120</vt:lpwstr>
      </vt:variant>
      <vt:variant>
        <vt:i4>1179699</vt:i4>
      </vt:variant>
      <vt:variant>
        <vt:i4>496</vt:i4>
      </vt:variant>
      <vt:variant>
        <vt:i4>0</vt:i4>
      </vt:variant>
      <vt:variant>
        <vt:i4>5</vt:i4>
      </vt:variant>
      <vt:variant>
        <vt:lpwstr/>
      </vt:variant>
      <vt:variant>
        <vt:lpwstr>_Toc213336119</vt:lpwstr>
      </vt:variant>
      <vt:variant>
        <vt:i4>1179699</vt:i4>
      </vt:variant>
      <vt:variant>
        <vt:i4>490</vt:i4>
      </vt:variant>
      <vt:variant>
        <vt:i4>0</vt:i4>
      </vt:variant>
      <vt:variant>
        <vt:i4>5</vt:i4>
      </vt:variant>
      <vt:variant>
        <vt:lpwstr/>
      </vt:variant>
      <vt:variant>
        <vt:lpwstr>_Toc213336118</vt:lpwstr>
      </vt:variant>
      <vt:variant>
        <vt:i4>1179699</vt:i4>
      </vt:variant>
      <vt:variant>
        <vt:i4>484</vt:i4>
      </vt:variant>
      <vt:variant>
        <vt:i4>0</vt:i4>
      </vt:variant>
      <vt:variant>
        <vt:i4>5</vt:i4>
      </vt:variant>
      <vt:variant>
        <vt:lpwstr/>
      </vt:variant>
      <vt:variant>
        <vt:lpwstr>_Toc213336117</vt:lpwstr>
      </vt:variant>
      <vt:variant>
        <vt:i4>1179699</vt:i4>
      </vt:variant>
      <vt:variant>
        <vt:i4>478</vt:i4>
      </vt:variant>
      <vt:variant>
        <vt:i4>0</vt:i4>
      </vt:variant>
      <vt:variant>
        <vt:i4>5</vt:i4>
      </vt:variant>
      <vt:variant>
        <vt:lpwstr/>
      </vt:variant>
      <vt:variant>
        <vt:lpwstr>_Toc213336116</vt:lpwstr>
      </vt:variant>
      <vt:variant>
        <vt:i4>1179699</vt:i4>
      </vt:variant>
      <vt:variant>
        <vt:i4>472</vt:i4>
      </vt:variant>
      <vt:variant>
        <vt:i4>0</vt:i4>
      </vt:variant>
      <vt:variant>
        <vt:i4>5</vt:i4>
      </vt:variant>
      <vt:variant>
        <vt:lpwstr/>
      </vt:variant>
      <vt:variant>
        <vt:lpwstr>_Toc213336115</vt:lpwstr>
      </vt:variant>
      <vt:variant>
        <vt:i4>1179699</vt:i4>
      </vt:variant>
      <vt:variant>
        <vt:i4>466</vt:i4>
      </vt:variant>
      <vt:variant>
        <vt:i4>0</vt:i4>
      </vt:variant>
      <vt:variant>
        <vt:i4>5</vt:i4>
      </vt:variant>
      <vt:variant>
        <vt:lpwstr/>
      </vt:variant>
      <vt:variant>
        <vt:lpwstr>_Toc213336114</vt:lpwstr>
      </vt:variant>
      <vt:variant>
        <vt:i4>1179699</vt:i4>
      </vt:variant>
      <vt:variant>
        <vt:i4>460</vt:i4>
      </vt:variant>
      <vt:variant>
        <vt:i4>0</vt:i4>
      </vt:variant>
      <vt:variant>
        <vt:i4>5</vt:i4>
      </vt:variant>
      <vt:variant>
        <vt:lpwstr/>
      </vt:variant>
      <vt:variant>
        <vt:lpwstr>_Toc213336113</vt:lpwstr>
      </vt:variant>
      <vt:variant>
        <vt:i4>1179699</vt:i4>
      </vt:variant>
      <vt:variant>
        <vt:i4>454</vt:i4>
      </vt:variant>
      <vt:variant>
        <vt:i4>0</vt:i4>
      </vt:variant>
      <vt:variant>
        <vt:i4>5</vt:i4>
      </vt:variant>
      <vt:variant>
        <vt:lpwstr/>
      </vt:variant>
      <vt:variant>
        <vt:lpwstr>_Toc213336112</vt:lpwstr>
      </vt:variant>
      <vt:variant>
        <vt:i4>1179699</vt:i4>
      </vt:variant>
      <vt:variant>
        <vt:i4>448</vt:i4>
      </vt:variant>
      <vt:variant>
        <vt:i4>0</vt:i4>
      </vt:variant>
      <vt:variant>
        <vt:i4>5</vt:i4>
      </vt:variant>
      <vt:variant>
        <vt:lpwstr/>
      </vt:variant>
      <vt:variant>
        <vt:lpwstr>_Toc213336111</vt:lpwstr>
      </vt:variant>
      <vt:variant>
        <vt:i4>1179699</vt:i4>
      </vt:variant>
      <vt:variant>
        <vt:i4>442</vt:i4>
      </vt:variant>
      <vt:variant>
        <vt:i4>0</vt:i4>
      </vt:variant>
      <vt:variant>
        <vt:i4>5</vt:i4>
      </vt:variant>
      <vt:variant>
        <vt:lpwstr/>
      </vt:variant>
      <vt:variant>
        <vt:lpwstr>_Toc213336110</vt:lpwstr>
      </vt:variant>
      <vt:variant>
        <vt:i4>1245235</vt:i4>
      </vt:variant>
      <vt:variant>
        <vt:i4>436</vt:i4>
      </vt:variant>
      <vt:variant>
        <vt:i4>0</vt:i4>
      </vt:variant>
      <vt:variant>
        <vt:i4>5</vt:i4>
      </vt:variant>
      <vt:variant>
        <vt:lpwstr/>
      </vt:variant>
      <vt:variant>
        <vt:lpwstr>_Toc213336109</vt:lpwstr>
      </vt:variant>
      <vt:variant>
        <vt:i4>1245235</vt:i4>
      </vt:variant>
      <vt:variant>
        <vt:i4>430</vt:i4>
      </vt:variant>
      <vt:variant>
        <vt:i4>0</vt:i4>
      </vt:variant>
      <vt:variant>
        <vt:i4>5</vt:i4>
      </vt:variant>
      <vt:variant>
        <vt:lpwstr/>
      </vt:variant>
      <vt:variant>
        <vt:lpwstr>_Toc213336108</vt:lpwstr>
      </vt:variant>
      <vt:variant>
        <vt:i4>1245235</vt:i4>
      </vt:variant>
      <vt:variant>
        <vt:i4>424</vt:i4>
      </vt:variant>
      <vt:variant>
        <vt:i4>0</vt:i4>
      </vt:variant>
      <vt:variant>
        <vt:i4>5</vt:i4>
      </vt:variant>
      <vt:variant>
        <vt:lpwstr/>
      </vt:variant>
      <vt:variant>
        <vt:lpwstr>_Toc213336107</vt:lpwstr>
      </vt:variant>
      <vt:variant>
        <vt:i4>1245235</vt:i4>
      </vt:variant>
      <vt:variant>
        <vt:i4>418</vt:i4>
      </vt:variant>
      <vt:variant>
        <vt:i4>0</vt:i4>
      </vt:variant>
      <vt:variant>
        <vt:i4>5</vt:i4>
      </vt:variant>
      <vt:variant>
        <vt:lpwstr/>
      </vt:variant>
      <vt:variant>
        <vt:lpwstr>_Toc213336106</vt:lpwstr>
      </vt:variant>
      <vt:variant>
        <vt:i4>1245235</vt:i4>
      </vt:variant>
      <vt:variant>
        <vt:i4>412</vt:i4>
      </vt:variant>
      <vt:variant>
        <vt:i4>0</vt:i4>
      </vt:variant>
      <vt:variant>
        <vt:i4>5</vt:i4>
      </vt:variant>
      <vt:variant>
        <vt:lpwstr/>
      </vt:variant>
      <vt:variant>
        <vt:lpwstr>_Toc213336105</vt:lpwstr>
      </vt:variant>
      <vt:variant>
        <vt:i4>1245235</vt:i4>
      </vt:variant>
      <vt:variant>
        <vt:i4>406</vt:i4>
      </vt:variant>
      <vt:variant>
        <vt:i4>0</vt:i4>
      </vt:variant>
      <vt:variant>
        <vt:i4>5</vt:i4>
      </vt:variant>
      <vt:variant>
        <vt:lpwstr/>
      </vt:variant>
      <vt:variant>
        <vt:lpwstr>_Toc213336104</vt:lpwstr>
      </vt:variant>
      <vt:variant>
        <vt:i4>1245235</vt:i4>
      </vt:variant>
      <vt:variant>
        <vt:i4>400</vt:i4>
      </vt:variant>
      <vt:variant>
        <vt:i4>0</vt:i4>
      </vt:variant>
      <vt:variant>
        <vt:i4>5</vt:i4>
      </vt:variant>
      <vt:variant>
        <vt:lpwstr/>
      </vt:variant>
      <vt:variant>
        <vt:lpwstr>_Toc213336103</vt:lpwstr>
      </vt:variant>
      <vt:variant>
        <vt:i4>1245235</vt:i4>
      </vt:variant>
      <vt:variant>
        <vt:i4>394</vt:i4>
      </vt:variant>
      <vt:variant>
        <vt:i4>0</vt:i4>
      </vt:variant>
      <vt:variant>
        <vt:i4>5</vt:i4>
      </vt:variant>
      <vt:variant>
        <vt:lpwstr/>
      </vt:variant>
      <vt:variant>
        <vt:lpwstr>_Toc213336102</vt:lpwstr>
      </vt:variant>
      <vt:variant>
        <vt:i4>1245235</vt:i4>
      </vt:variant>
      <vt:variant>
        <vt:i4>388</vt:i4>
      </vt:variant>
      <vt:variant>
        <vt:i4>0</vt:i4>
      </vt:variant>
      <vt:variant>
        <vt:i4>5</vt:i4>
      </vt:variant>
      <vt:variant>
        <vt:lpwstr/>
      </vt:variant>
      <vt:variant>
        <vt:lpwstr>_Toc213336101</vt:lpwstr>
      </vt:variant>
      <vt:variant>
        <vt:i4>1245235</vt:i4>
      </vt:variant>
      <vt:variant>
        <vt:i4>382</vt:i4>
      </vt:variant>
      <vt:variant>
        <vt:i4>0</vt:i4>
      </vt:variant>
      <vt:variant>
        <vt:i4>5</vt:i4>
      </vt:variant>
      <vt:variant>
        <vt:lpwstr/>
      </vt:variant>
      <vt:variant>
        <vt:lpwstr>_Toc213336100</vt:lpwstr>
      </vt:variant>
      <vt:variant>
        <vt:i4>1703986</vt:i4>
      </vt:variant>
      <vt:variant>
        <vt:i4>376</vt:i4>
      </vt:variant>
      <vt:variant>
        <vt:i4>0</vt:i4>
      </vt:variant>
      <vt:variant>
        <vt:i4>5</vt:i4>
      </vt:variant>
      <vt:variant>
        <vt:lpwstr/>
      </vt:variant>
      <vt:variant>
        <vt:lpwstr>_Toc213336099</vt:lpwstr>
      </vt:variant>
      <vt:variant>
        <vt:i4>1703986</vt:i4>
      </vt:variant>
      <vt:variant>
        <vt:i4>370</vt:i4>
      </vt:variant>
      <vt:variant>
        <vt:i4>0</vt:i4>
      </vt:variant>
      <vt:variant>
        <vt:i4>5</vt:i4>
      </vt:variant>
      <vt:variant>
        <vt:lpwstr/>
      </vt:variant>
      <vt:variant>
        <vt:lpwstr>_Toc213336098</vt:lpwstr>
      </vt:variant>
      <vt:variant>
        <vt:i4>1703986</vt:i4>
      </vt:variant>
      <vt:variant>
        <vt:i4>364</vt:i4>
      </vt:variant>
      <vt:variant>
        <vt:i4>0</vt:i4>
      </vt:variant>
      <vt:variant>
        <vt:i4>5</vt:i4>
      </vt:variant>
      <vt:variant>
        <vt:lpwstr/>
      </vt:variant>
      <vt:variant>
        <vt:lpwstr>_Toc213336097</vt:lpwstr>
      </vt:variant>
      <vt:variant>
        <vt:i4>1703986</vt:i4>
      </vt:variant>
      <vt:variant>
        <vt:i4>358</vt:i4>
      </vt:variant>
      <vt:variant>
        <vt:i4>0</vt:i4>
      </vt:variant>
      <vt:variant>
        <vt:i4>5</vt:i4>
      </vt:variant>
      <vt:variant>
        <vt:lpwstr/>
      </vt:variant>
      <vt:variant>
        <vt:lpwstr>_Toc213336096</vt:lpwstr>
      </vt:variant>
      <vt:variant>
        <vt:i4>1703986</vt:i4>
      </vt:variant>
      <vt:variant>
        <vt:i4>352</vt:i4>
      </vt:variant>
      <vt:variant>
        <vt:i4>0</vt:i4>
      </vt:variant>
      <vt:variant>
        <vt:i4>5</vt:i4>
      </vt:variant>
      <vt:variant>
        <vt:lpwstr/>
      </vt:variant>
      <vt:variant>
        <vt:lpwstr>_Toc213336095</vt:lpwstr>
      </vt:variant>
      <vt:variant>
        <vt:i4>1703986</vt:i4>
      </vt:variant>
      <vt:variant>
        <vt:i4>346</vt:i4>
      </vt:variant>
      <vt:variant>
        <vt:i4>0</vt:i4>
      </vt:variant>
      <vt:variant>
        <vt:i4>5</vt:i4>
      </vt:variant>
      <vt:variant>
        <vt:lpwstr/>
      </vt:variant>
      <vt:variant>
        <vt:lpwstr>_Toc213336094</vt:lpwstr>
      </vt:variant>
      <vt:variant>
        <vt:i4>1703986</vt:i4>
      </vt:variant>
      <vt:variant>
        <vt:i4>340</vt:i4>
      </vt:variant>
      <vt:variant>
        <vt:i4>0</vt:i4>
      </vt:variant>
      <vt:variant>
        <vt:i4>5</vt:i4>
      </vt:variant>
      <vt:variant>
        <vt:lpwstr/>
      </vt:variant>
      <vt:variant>
        <vt:lpwstr>_Toc213336093</vt:lpwstr>
      </vt:variant>
      <vt:variant>
        <vt:i4>1703986</vt:i4>
      </vt:variant>
      <vt:variant>
        <vt:i4>334</vt:i4>
      </vt:variant>
      <vt:variant>
        <vt:i4>0</vt:i4>
      </vt:variant>
      <vt:variant>
        <vt:i4>5</vt:i4>
      </vt:variant>
      <vt:variant>
        <vt:lpwstr/>
      </vt:variant>
      <vt:variant>
        <vt:lpwstr>_Toc213336092</vt:lpwstr>
      </vt:variant>
      <vt:variant>
        <vt:i4>1703986</vt:i4>
      </vt:variant>
      <vt:variant>
        <vt:i4>328</vt:i4>
      </vt:variant>
      <vt:variant>
        <vt:i4>0</vt:i4>
      </vt:variant>
      <vt:variant>
        <vt:i4>5</vt:i4>
      </vt:variant>
      <vt:variant>
        <vt:lpwstr/>
      </vt:variant>
      <vt:variant>
        <vt:lpwstr>_Toc213336091</vt:lpwstr>
      </vt:variant>
      <vt:variant>
        <vt:i4>1703986</vt:i4>
      </vt:variant>
      <vt:variant>
        <vt:i4>322</vt:i4>
      </vt:variant>
      <vt:variant>
        <vt:i4>0</vt:i4>
      </vt:variant>
      <vt:variant>
        <vt:i4>5</vt:i4>
      </vt:variant>
      <vt:variant>
        <vt:lpwstr/>
      </vt:variant>
      <vt:variant>
        <vt:lpwstr>_Toc213336090</vt:lpwstr>
      </vt:variant>
      <vt:variant>
        <vt:i4>1769522</vt:i4>
      </vt:variant>
      <vt:variant>
        <vt:i4>316</vt:i4>
      </vt:variant>
      <vt:variant>
        <vt:i4>0</vt:i4>
      </vt:variant>
      <vt:variant>
        <vt:i4>5</vt:i4>
      </vt:variant>
      <vt:variant>
        <vt:lpwstr/>
      </vt:variant>
      <vt:variant>
        <vt:lpwstr>_Toc213336089</vt:lpwstr>
      </vt:variant>
      <vt:variant>
        <vt:i4>1769522</vt:i4>
      </vt:variant>
      <vt:variant>
        <vt:i4>310</vt:i4>
      </vt:variant>
      <vt:variant>
        <vt:i4>0</vt:i4>
      </vt:variant>
      <vt:variant>
        <vt:i4>5</vt:i4>
      </vt:variant>
      <vt:variant>
        <vt:lpwstr/>
      </vt:variant>
      <vt:variant>
        <vt:lpwstr>_Toc213336088</vt:lpwstr>
      </vt:variant>
      <vt:variant>
        <vt:i4>1769522</vt:i4>
      </vt:variant>
      <vt:variant>
        <vt:i4>304</vt:i4>
      </vt:variant>
      <vt:variant>
        <vt:i4>0</vt:i4>
      </vt:variant>
      <vt:variant>
        <vt:i4>5</vt:i4>
      </vt:variant>
      <vt:variant>
        <vt:lpwstr/>
      </vt:variant>
      <vt:variant>
        <vt:lpwstr>_Toc213336087</vt:lpwstr>
      </vt:variant>
      <vt:variant>
        <vt:i4>1769522</vt:i4>
      </vt:variant>
      <vt:variant>
        <vt:i4>298</vt:i4>
      </vt:variant>
      <vt:variant>
        <vt:i4>0</vt:i4>
      </vt:variant>
      <vt:variant>
        <vt:i4>5</vt:i4>
      </vt:variant>
      <vt:variant>
        <vt:lpwstr/>
      </vt:variant>
      <vt:variant>
        <vt:lpwstr>_Toc213336086</vt:lpwstr>
      </vt:variant>
      <vt:variant>
        <vt:i4>1769522</vt:i4>
      </vt:variant>
      <vt:variant>
        <vt:i4>292</vt:i4>
      </vt:variant>
      <vt:variant>
        <vt:i4>0</vt:i4>
      </vt:variant>
      <vt:variant>
        <vt:i4>5</vt:i4>
      </vt:variant>
      <vt:variant>
        <vt:lpwstr/>
      </vt:variant>
      <vt:variant>
        <vt:lpwstr>_Toc213336085</vt:lpwstr>
      </vt:variant>
      <vt:variant>
        <vt:i4>1769522</vt:i4>
      </vt:variant>
      <vt:variant>
        <vt:i4>286</vt:i4>
      </vt:variant>
      <vt:variant>
        <vt:i4>0</vt:i4>
      </vt:variant>
      <vt:variant>
        <vt:i4>5</vt:i4>
      </vt:variant>
      <vt:variant>
        <vt:lpwstr/>
      </vt:variant>
      <vt:variant>
        <vt:lpwstr>_Toc213336084</vt:lpwstr>
      </vt:variant>
      <vt:variant>
        <vt:i4>1769522</vt:i4>
      </vt:variant>
      <vt:variant>
        <vt:i4>280</vt:i4>
      </vt:variant>
      <vt:variant>
        <vt:i4>0</vt:i4>
      </vt:variant>
      <vt:variant>
        <vt:i4>5</vt:i4>
      </vt:variant>
      <vt:variant>
        <vt:lpwstr/>
      </vt:variant>
      <vt:variant>
        <vt:lpwstr>_Toc213336083</vt:lpwstr>
      </vt:variant>
      <vt:variant>
        <vt:i4>1769522</vt:i4>
      </vt:variant>
      <vt:variant>
        <vt:i4>274</vt:i4>
      </vt:variant>
      <vt:variant>
        <vt:i4>0</vt:i4>
      </vt:variant>
      <vt:variant>
        <vt:i4>5</vt:i4>
      </vt:variant>
      <vt:variant>
        <vt:lpwstr/>
      </vt:variant>
      <vt:variant>
        <vt:lpwstr>_Toc213336082</vt:lpwstr>
      </vt:variant>
      <vt:variant>
        <vt:i4>1769522</vt:i4>
      </vt:variant>
      <vt:variant>
        <vt:i4>268</vt:i4>
      </vt:variant>
      <vt:variant>
        <vt:i4>0</vt:i4>
      </vt:variant>
      <vt:variant>
        <vt:i4>5</vt:i4>
      </vt:variant>
      <vt:variant>
        <vt:lpwstr/>
      </vt:variant>
      <vt:variant>
        <vt:lpwstr>_Toc213336081</vt:lpwstr>
      </vt:variant>
      <vt:variant>
        <vt:i4>1769522</vt:i4>
      </vt:variant>
      <vt:variant>
        <vt:i4>262</vt:i4>
      </vt:variant>
      <vt:variant>
        <vt:i4>0</vt:i4>
      </vt:variant>
      <vt:variant>
        <vt:i4>5</vt:i4>
      </vt:variant>
      <vt:variant>
        <vt:lpwstr/>
      </vt:variant>
      <vt:variant>
        <vt:lpwstr>_Toc213336080</vt:lpwstr>
      </vt:variant>
      <vt:variant>
        <vt:i4>1310770</vt:i4>
      </vt:variant>
      <vt:variant>
        <vt:i4>256</vt:i4>
      </vt:variant>
      <vt:variant>
        <vt:i4>0</vt:i4>
      </vt:variant>
      <vt:variant>
        <vt:i4>5</vt:i4>
      </vt:variant>
      <vt:variant>
        <vt:lpwstr/>
      </vt:variant>
      <vt:variant>
        <vt:lpwstr>_Toc213336079</vt:lpwstr>
      </vt:variant>
      <vt:variant>
        <vt:i4>1310770</vt:i4>
      </vt:variant>
      <vt:variant>
        <vt:i4>250</vt:i4>
      </vt:variant>
      <vt:variant>
        <vt:i4>0</vt:i4>
      </vt:variant>
      <vt:variant>
        <vt:i4>5</vt:i4>
      </vt:variant>
      <vt:variant>
        <vt:lpwstr/>
      </vt:variant>
      <vt:variant>
        <vt:lpwstr>_Toc213336078</vt:lpwstr>
      </vt:variant>
      <vt:variant>
        <vt:i4>1310770</vt:i4>
      </vt:variant>
      <vt:variant>
        <vt:i4>244</vt:i4>
      </vt:variant>
      <vt:variant>
        <vt:i4>0</vt:i4>
      </vt:variant>
      <vt:variant>
        <vt:i4>5</vt:i4>
      </vt:variant>
      <vt:variant>
        <vt:lpwstr/>
      </vt:variant>
      <vt:variant>
        <vt:lpwstr>_Toc213336077</vt:lpwstr>
      </vt:variant>
      <vt:variant>
        <vt:i4>1310770</vt:i4>
      </vt:variant>
      <vt:variant>
        <vt:i4>238</vt:i4>
      </vt:variant>
      <vt:variant>
        <vt:i4>0</vt:i4>
      </vt:variant>
      <vt:variant>
        <vt:i4>5</vt:i4>
      </vt:variant>
      <vt:variant>
        <vt:lpwstr/>
      </vt:variant>
      <vt:variant>
        <vt:lpwstr>_Toc213336076</vt:lpwstr>
      </vt:variant>
      <vt:variant>
        <vt:i4>1310770</vt:i4>
      </vt:variant>
      <vt:variant>
        <vt:i4>232</vt:i4>
      </vt:variant>
      <vt:variant>
        <vt:i4>0</vt:i4>
      </vt:variant>
      <vt:variant>
        <vt:i4>5</vt:i4>
      </vt:variant>
      <vt:variant>
        <vt:lpwstr/>
      </vt:variant>
      <vt:variant>
        <vt:lpwstr>_Toc213336075</vt:lpwstr>
      </vt:variant>
      <vt:variant>
        <vt:i4>1310770</vt:i4>
      </vt:variant>
      <vt:variant>
        <vt:i4>226</vt:i4>
      </vt:variant>
      <vt:variant>
        <vt:i4>0</vt:i4>
      </vt:variant>
      <vt:variant>
        <vt:i4>5</vt:i4>
      </vt:variant>
      <vt:variant>
        <vt:lpwstr/>
      </vt:variant>
      <vt:variant>
        <vt:lpwstr>_Toc213336074</vt:lpwstr>
      </vt:variant>
      <vt:variant>
        <vt:i4>1310770</vt:i4>
      </vt:variant>
      <vt:variant>
        <vt:i4>220</vt:i4>
      </vt:variant>
      <vt:variant>
        <vt:i4>0</vt:i4>
      </vt:variant>
      <vt:variant>
        <vt:i4>5</vt:i4>
      </vt:variant>
      <vt:variant>
        <vt:lpwstr/>
      </vt:variant>
      <vt:variant>
        <vt:lpwstr>_Toc213336073</vt:lpwstr>
      </vt:variant>
      <vt:variant>
        <vt:i4>1310770</vt:i4>
      </vt:variant>
      <vt:variant>
        <vt:i4>214</vt:i4>
      </vt:variant>
      <vt:variant>
        <vt:i4>0</vt:i4>
      </vt:variant>
      <vt:variant>
        <vt:i4>5</vt:i4>
      </vt:variant>
      <vt:variant>
        <vt:lpwstr/>
      </vt:variant>
      <vt:variant>
        <vt:lpwstr>_Toc213336072</vt:lpwstr>
      </vt:variant>
      <vt:variant>
        <vt:i4>1310770</vt:i4>
      </vt:variant>
      <vt:variant>
        <vt:i4>208</vt:i4>
      </vt:variant>
      <vt:variant>
        <vt:i4>0</vt:i4>
      </vt:variant>
      <vt:variant>
        <vt:i4>5</vt:i4>
      </vt:variant>
      <vt:variant>
        <vt:lpwstr/>
      </vt:variant>
      <vt:variant>
        <vt:lpwstr>_Toc213336071</vt:lpwstr>
      </vt:variant>
      <vt:variant>
        <vt:i4>1310770</vt:i4>
      </vt:variant>
      <vt:variant>
        <vt:i4>202</vt:i4>
      </vt:variant>
      <vt:variant>
        <vt:i4>0</vt:i4>
      </vt:variant>
      <vt:variant>
        <vt:i4>5</vt:i4>
      </vt:variant>
      <vt:variant>
        <vt:lpwstr/>
      </vt:variant>
      <vt:variant>
        <vt:lpwstr>_Toc213336070</vt:lpwstr>
      </vt:variant>
      <vt:variant>
        <vt:i4>1376306</vt:i4>
      </vt:variant>
      <vt:variant>
        <vt:i4>196</vt:i4>
      </vt:variant>
      <vt:variant>
        <vt:i4>0</vt:i4>
      </vt:variant>
      <vt:variant>
        <vt:i4>5</vt:i4>
      </vt:variant>
      <vt:variant>
        <vt:lpwstr/>
      </vt:variant>
      <vt:variant>
        <vt:lpwstr>_Toc213336069</vt:lpwstr>
      </vt:variant>
      <vt:variant>
        <vt:i4>1376306</vt:i4>
      </vt:variant>
      <vt:variant>
        <vt:i4>190</vt:i4>
      </vt:variant>
      <vt:variant>
        <vt:i4>0</vt:i4>
      </vt:variant>
      <vt:variant>
        <vt:i4>5</vt:i4>
      </vt:variant>
      <vt:variant>
        <vt:lpwstr/>
      </vt:variant>
      <vt:variant>
        <vt:lpwstr>_Toc213336068</vt:lpwstr>
      </vt:variant>
      <vt:variant>
        <vt:i4>1376306</vt:i4>
      </vt:variant>
      <vt:variant>
        <vt:i4>184</vt:i4>
      </vt:variant>
      <vt:variant>
        <vt:i4>0</vt:i4>
      </vt:variant>
      <vt:variant>
        <vt:i4>5</vt:i4>
      </vt:variant>
      <vt:variant>
        <vt:lpwstr/>
      </vt:variant>
      <vt:variant>
        <vt:lpwstr>_Toc213336067</vt:lpwstr>
      </vt:variant>
      <vt:variant>
        <vt:i4>1376306</vt:i4>
      </vt:variant>
      <vt:variant>
        <vt:i4>178</vt:i4>
      </vt:variant>
      <vt:variant>
        <vt:i4>0</vt:i4>
      </vt:variant>
      <vt:variant>
        <vt:i4>5</vt:i4>
      </vt:variant>
      <vt:variant>
        <vt:lpwstr/>
      </vt:variant>
      <vt:variant>
        <vt:lpwstr>_Toc213336066</vt:lpwstr>
      </vt:variant>
      <vt:variant>
        <vt:i4>1376306</vt:i4>
      </vt:variant>
      <vt:variant>
        <vt:i4>172</vt:i4>
      </vt:variant>
      <vt:variant>
        <vt:i4>0</vt:i4>
      </vt:variant>
      <vt:variant>
        <vt:i4>5</vt:i4>
      </vt:variant>
      <vt:variant>
        <vt:lpwstr/>
      </vt:variant>
      <vt:variant>
        <vt:lpwstr>_Toc213336065</vt:lpwstr>
      </vt:variant>
      <vt:variant>
        <vt:i4>1376306</vt:i4>
      </vt:variant>
      <vt:variant>
        <vt:i4>166</vt:i4>
      </vt:variant>
      <vt:variant>
        <vt:i4>0</vt:i4>
      </vt:variant>
      <vt:variant>
        <vt:i4>5</vt:i4>
      </vt:variant>
      <vt:variant>
        <vt:lpwstr/>
      </vt:variant>
      <vt:variant>
        <vt:lpwstr>_Toc213336064</vt:lpwstr>
      </vt:variant>
      <vt:variant>
        <vt:i4>1376306</vt:i4>
      </vt:variant>
      <vt:variant>
        <vt:i4>160</vt:i4>
      </vt:variant>
      <vt:variant>
        <vt:i4>0</vt:i4>
      </vt:variant>
      <vt:variant>
        <vt:i4>5</vt:i4>
      </vt:variant>
      <vt:variant>
        <vt:lpwstr/>
      </vt:variant>
      <vt:variant>
        <vt:lpwstr>_Toc213336063</vt:lpwstr>
      </vt:variant>
      <vt:variant>
        <vt:i4>1376306</vt:i4>
      </vt:variant>
      <vt:variant>
        <vt:i4>154</vt:i4>
      </vt:variant>
      <vt:variant>
        <vt:i4>0</vt:i4>
      </vt:variant>
      <vt:variant>
        <vt:i4>5</vt:i4>
      </vt:variant>
      <vt:variant>
        <vt:lpwstr/>
      </vt:variant>
      <vt:variant>
        <vt:lpwstr>_Toc213336062</vt:lpwstr>
      </vt:variant>
      <vt:variant>
        <vt:i4>1376306</vt:i4>
      </vt:variant>
      <vt:variant>
        <vt:i4>148</vt:i4>
      </vt:variant>
      <vt:variant>
        <vt:i4>0</vt:i4>
      </vt:variant>
      <vt:variant>
        <vt:i4>5</vt:i4>
      </vt:variant>
      <vt:variant>
        <vt:lpwstr/>
      </vt:variant>
      <vt:variant>
        <vt:lpwstr>_Toc213336061</vt:lpwstr>
      </vt:variant>
      <vt:variant>
        <vt:i4>1376306</vt:i4>
      </vt:variant>
      <vt:variant>
        <vt:i4>142</vt:i4>
      </vt:variant>
      <vt:variant>
        <vt:i4>0</vt:i4>
      </vt:variant>
      <vt:variant>
        <vt:i4>5</vt:i4>
      </vt:variant>
      <vt:variant>
        <vt:lpwstr/>
      </vt:variant>
      <vt:variant>
        <vt:lpwstr>_Toc213336060</vt:lpwstr>
      </vt:variant>
      <vt:variant>
        <vt:i4>1441842</vt:i4>
      </vt:variant>
      <vt:variant>
        <vt:i4>136</vt:i4>
      </vt:variant>
      <vt:variant>
        <vt:i4>0</vt:i4>
      </vt:variant>
      <vt:variant>
        <vt:i4>5</vt:i4>
      </vt:variant>
      <vt:variant>
        <vt:lpwstr/>
      </vt:variant>
      <vt:variant>
        <vt:lpwstr>_Toc213336059</vt:lpwstr>
      </vt:variant>
      <vt:variant>
        <vt:i4>1441842</vt:i4>
      </vt:variant>
      <vt:variant>
        <vt:i4>130</vt:i4>
      </vt:variant>
      <vt:variant>
        <vt:i4>0</vt:i4>
      </vt:variant>
      <vt:variant>
        <vt:i4>5</vt:i4>
      </vt:variant>
      <vt:variant>
        <vt:lpwstr/>
      </vt:variant>
      <vt:variant>
        <vt:lpwstr>_Toc213336058</vt:lpwstr>
      </vt:variant>
      <vt:variant>
        <vt:i4>1441842</vt:i4>
      </vt:variant>
      <vt:variant>
        <vt:i4>124</vt:i4>
      </vt:variant>
      <vt:variant>
        <vt:i4>0</vt:i4>
      </vt:variant>
      <vt:variant>
        <vt:i4>5</vt:i4>
      </vt:variant>
      <vt:variant>
        <vt:lpwstr/>
      </vt:variant>
      <vt:variant>
        <vt:lpwstr>_Toc213336057</vt:lpwstr>
      </vt:variant>
      <vt:variant>
        <vt:i4>1441842</vt:i4>
      </vt:variant>
      <vt:variant>
        <vt:i4>118</vt:i4>
      </vt:variant>
      <vt:variant>
        <vt:i4>0</vt:i4>
      </vt:variant>
      <vt:variant>
        <vt:i4>5</vt:i4>
      </vt:variant>
      <vt:variant>
        <vt:lpwstr/>
      </vt:variant>
      <vt:variant>
        <vt:lpwstr>_Toc213336056</vt:lpwstr>
      </vt:variant>
      <vt:variant>
        <vt:i4>1441842</vt:i4>
      </vt:variant>
      <vt:variant>
        <vt:i4>112</vt:i4>
      </vt:variant>
      <vt:variant>
        <vt:i4>0</vt:i4>
      </vt:variant>
      <vt:variant>
        <vt:i4>5</vt:i4>
      </vt:variant>
      <vt:variant>
        <vt:lpwstr/>
      </vt:variant>
      <vt:variant>
        <vt:lpwstr>_Toc213336055</vt:lpwstr>
      </vt:variant>
      <vt:variant>
        <vt:i4>1441842</vt:i4>
      </vt:variant>
      <vt:variant>
        <vt:i4>106</vt:i4>
      </vt:variant>
      <vt:variant>
        <vt:i4>0</vt:i4>
      </vt:variant>
      <vt:variant>
        <vt:i4>5</vt:i4>
      </vt:variant>
      <vt:variant>
        <vt:lpwstr/>
      </vt:variant>
      <vt:variant>
        <vt:lpwstr>_Toc213336054</vt:lpwstr>
      </vt:variant>
      <vt:variant>
        <vt:i4>1441842</vt:i4>
      </vt:variant>
      <vt:variant>
        <vt:i4>100</vt:i4>
      </vt:variant>
      <vt:variant>
        <vt:i4>0</vt:i4>
      </vt:variant>
      <vt:variant>
        <vt:i4>5</vt:i4>
      </vt:variant>
      <vt:variant>
        <vt:lpwstr/>
      </vt:variant>
      <vt:variant>
        <vt:lpwstr>_Toc213336053</vt:lpwstr>
      </vt:variant>
      <vt:variant>
        <vt:i4>1441842</vt:i4>
      </vt:variant>
      <vt:variant>
        <vt:i4>94</vt:i4>
      </vt:variant>
      <vt:variant>
        <vt:i4>0</vt:i4>
      </vt:variant>
      <vt:variant>
        <vt:i4>5</vt:i4>
      </vt:variant>
      <vt:variant>
        <vt:lpwstr/>
      </vt:variant>
      <vt:variant>
        <vt:lpwstr>_Toc213336052</vt:lpwstr>
      </vt:variant>
      <vt:variant>
        <vt:i4>1441842</vt:i4>
      </vt:variant>
      <vt:variant>
        <vt:i4>88</vt:i4>
      </vt:variant>
      <vt:variant>
        <vt:i4>0</vt:i4>
      </vt:variant>
      <vt:variant>
        <vt:i4>5</vt:i4>
      </vt:variant>
      <vt:variant>
        <vt:lpwstr/>
      </vt:variant>
      <vt:variant>
        <vt:lpwstr>_Toc213336051</vt:lpwstr>
      </vt:variant>
      <vt:variant>
        <vt:i4>1441842</vt:i4>
      </vt:variant>
      <vt:variant>
        <vt:i4>82</vt:i4>
      </vt:variant>
      <vt:variant>
        <vt:i4>0</vt:i4>
      </vt:variant>
      <vt:variant>
        <vt:i4>5</vt:i4>
      </vt:variant>
      <vt:variant>
        <vt:lpwstr/>
      </vt:variant>
      <vt:variant>
        <vt:lpwstr>_Toc213336050</vt:lpwstr>
      </vt:variant>
      <vt:variant>
        <vt:i4>1507378</vt:i4>
      </vt:variant>
      <vt:variant>
        <vt:i4>76</vt:i4>
      </vt:variant>
      <vt:variant>
        <vt:i4>0</vt:i4>
      </vt:variant>
      <vt:variant>
        <vt:i4>5</vt:i4>
      </vt:variant>
      <vt:variant>
        <vt:lpwstr/>
      </vt:variant>
      <vt:variant>
        <vt:lpwstr>_Toc213336049</vt:lpwstr>
      </vt:variant>
      <vt:variant>
        <vt:i4>1507378</vt:i4>
      </vt:variant>
      <vt:variant>
        <vt:i4>70</vt:i4>
      </vt:variant>
      <vt:variant>
        <vt:i4>0</vt:i4>
      </vt:variant>
      <vt:variant>
        <vt:i4>5</vt:i4>
      </vt:variant>
      <vt:variant>
        <vt:lpwstr/>
      </vt:variant>
      <vt:variant>
        <vt:lpwstr>_Toc213336048</vt:lpwstr>
      </vt:variant>
      <vt:variant>
        <vt:i4>1507378</vt:i4>
      </vt:variant>
      <vt:variant>
        <vt:i4>64</vt:i4>
      </vt:variant>
      <vt:variant>
        <vt:i4>0</vt:i4>
      </vt:variant>
      <vt:variant>
        <vt:i4>5</vt:i4>
      </vt:variant>
      <vt:variant>
        <vt:lpwstr/>
      </vt:variant>
      <vt:variant>
        <vt:lpwstr>_Toc213336047</vt:lpwstr>
      </vt:variant>
      <vt:variant>
        <vt:i4>1507378</vt:i4>
      </vt:variant>
      <vt:variant>
        <vt:i4>58</vt:i4>
      </vt:variant>
      <vt:variant>
        <vt:i4>0</vt:i4>
      </vt:variant>
      <vt:variant>
        <vt:i4>5</vt:i4>
      </vt:variant>
      <vt:variant>
        <vt:lpwstr/>
      </vt:variant>
      <vt:variant>
        <vt:lpwstr>_Toc213336046</vt:lpwstr>
      </vt:variant>
      <vt:variant>
        <vt:i4>1507378</vt:i4>
      </vt:variant>
      <vt:variant>
        <vt:i4>52</vt:i4>
      </vt:variant>
      <vt:variant>
        <vt:i4>0</vt:i4>
      </vt:variant>
      <vt:variant>
        <vt:i4>5</vt:i4>
      </vt:variant>
      <vt:variant>
        <vt:lpwstr/>
      </vt:variant>
      <vt:variant>
        <vt:lpwstr>_Toc213336045</vt:lpwstr>
      </vt:variant>
      <vt:variant>
        <vt:i4>1507378</vt:i4>
      </vt:variant>
      <vt:variant>
        <vt:i4>46</vt:i4>
      </vt:variant>
      <vt:variant>
        <vt:i4>0</vt:i4>
      </vt:variant>
      <vt:variant>
        <vt:i4>5</vt:i4>
      </vt:variant>
      <vt:variant>
        <vt:lpwstr/>
      </vt:variant>
      <vt:variant>
        <vt:lpwstr>_Toc213336044</vt:lpwstr>
      </vt:variant>
      <vt:variant>
        <vt:i4>1507378</vt:i4>
      </vt:variant>
      <vt:variant>
        <vt:i4>40</vt:i4>
      </vt:variant>
      <vt:variant>
        <vt:i4>0</vt:i4>
      </vt:variant>
      <vt:variant>
        <vt:i4>5</vt:i4>
      </vt:variant>
      <vt:variant>
        <vt:lpwstr/>
      </vt:variant>
      <vt:variant>
        <vt:lpwstr>_Toc213336043</vt:lpwstr>
      </vt:variant>
      <vt:variant>
        <vt:i4>1507378</vt:i4>
      </vt:variant>
      <vt:variant>
        <vt:i4>34</vt:i4>
      </vt:variant>
      <vt:variant>
        <vt:i4>0</vt:i4>
      </vt:variant>
      <vt:variant>
        <vt:i4>5</vt:i4>
      </vt:variant>
      <vt:variant>
        <vt:lpwstr/>
      </vt:variant>
      <vt:variant>
        <vt:lpwstr>_Toc213336042</vt:lpwstr>
      </vt:variant>
      <vt:variant>
        <vt:i4>1507378</vt:i4>
      </vt:variant>
      <vt:variant>
        <vt:i4>28</vt:i4>
      </vt:variant>
      <vt:variant>
        <vt:i4>0</vt:i4>
      </vt:variant>
      <vt:variant>
        <vt:i4>5</vt:i4>
      </vt:variant>
      <vt:variant>
        <vt:lpwstr/>
      </vt:variant>
      <vt:variant>
        <vt:lpwstr>_Toc213336041</vt:lpwstr>
      </vt:variant>
      <vt:variant>
        <vt:i4>1507378</vt:i4>
      </vt:variant>
      <vt:variant>
        <vt:i4>22</vt:i4>
      </vt:variant>
      <vt:variant>
        <vt:i4>0</vt:i4>
      </vt:variant>
      <vt:variant>
        <vt:i4>5</vt:i4>
      </vt:variant>
      <vt:variant>
        <vt:lpwstr/>
      </vt:variant>
      <vt:variant>
        <vt:lpwstr>_Toc213336040</vt:lpwstr>
      </vt:variant>
      <vt:variant>
        <vt:i4>1048626</vt:i4>
      </vt:variant>
      <vt:variant>
        <vt:i4>16</vt:i4>
      </vt:variant>
      <vt:variant>
        <vt:i4>0</vt:i4>
      </vt:variant>
      <vt:variant>
        <vt:i4>5</vt:i4>
      </vt:variant>
      <vt:variant>
        <vt:lpwstr/>
      </vt:variant>
      <vt:variant>
        <vt:lpwstr>_Toc213336039</vt:lpwstr>
      </vt:variant>
      <vt:variant>
        <vt:i4>1048626</vt:i4>
      </vt:variant>
      <vt:variant>
        <vt:i4>10</vt:i4>
      </vt:variant>
      <vt:variant>
        <vt:i4>0</vt:i4>
      </vt:variant>
      <vt:variant>
        <vt:i4>5</vt:i4>
      </vt:variant>
      <vt:variant>
        <vt:lpwstr/>
      </vt:variant>
      <vt:variant>
        <vt:lpwstr>_Toc213336038</vt:lpwstr>
      </vt:variant>
      <vt:variant>
        <vt:i4>1048626</vt:i4>
      </vt:variant>
      <vt:variant>
        <vt:i4>4</vt:i4>
      </vt:variant>
      <vt:variant>
        <vt:i4>0</vt:i4>
      </vt:variant>
      <vt:variant>
        <vt:i4>5</vt:i4>
      </vt:variant>
      <vt:variant>
        <vt:lpwstr/>
      </vt:variant>
      <vt:variant>
        <vt:lpwstr>_Toc213336037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Yeimy Julieth Aponte</dc:creator>
  <cp:keywords/>
  <cp:lastModifiedBy>Andrés Vallejo</cp:lastModifiedBy>
  <cp:revision>823</cp:revision>
  <cp:lastPrinted>2025-11-27T14:26:00Z</cp:lastPrinted>
  <dcterms:created xsi:type="dcterms:W3CDTF">2025-10-06T07:32:00Z</dcterms:created>
  <dcterms:modified xsi:type="dcterms:W3CDTF">2025-12-05T14:03:00Z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0x01010061421238FEDE154C918560757DFA6CD5</vt:lpwstr>
  </property>
  <property fmtid="{D5CDD505-2E9C-101B-9397-08002B2CF9AE}" pid="3" name="MediaServiceImageTags">
    <vt:lpwstr/>
  </property>
</Properties>
</file>